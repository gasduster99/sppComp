
<file path=[Content_Types].xml><?xml version="1.0" encoding="utf-8"?>
<Types xmlns="http://schemas.openxmlformats.org/package/2006/content-types">
  <Default Extension="png" ContentType="image/png"/>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C87" w:rsidRDefault="000F54D8">
      <w:pPr>
        <w:pStyle w:val="Title"/>
      </w:pPr>
      <w:r>
        <w:t>Improving Catch Estimation Methods in Sparsely Sampled Mixed-Stock Fisheries.</w:t>
      </w:r>
    </w:p>
    <w:p w:rsidR="00E53C87" w:rsidRDefault="000F54D8">
      <w:pPr>
        <w:pStyle w:val="Author"/>
      </w:pPr>
      <w:r>
        <w:t xml:space="preserve">Nick </w:t>
      </w:r>
      <w:proofErr w:type="spellStart"/>
      <w:r>
        <w:t>Grunloh</w:t>
      </w:r>
      <w:proofErr w:type="spellEnd"/>
      <w:r>
        <w:t xml:space="preserve">, </w:t>
      </w:r>
      <w:del w:id="0" w:author="Edward Dick" w:date="2018-02-22T12:49:00Z">
        <w:r w:rsidDel="00634A55">
          <w:delText xml:space="preserve">Edward </w:delText>
        </w:r>
      </w:del>
      <w:ins w:id="1" w:author="Edward Dick" w:date="2018-02-22T12:49:00Z">
        <w:r w:rsidR="00634A55">
          <w:t xml:space="preserve">E.J. </w:t>
        </w:r>
      </w:ins>
      <w:r>
        <w:t xml:space="preserve">Dick, Don Pearson, John Field, Marc </w:t>
      </w:r>
      <w:proofErr w:type="spellStart"/>
      <w:r>
        <w:t>Mangel</w:t>
      </w:r>
      <w:proofErr w:type="spellEnd"/>
    </w:p>
    <w:p w:rsidR="00E53C87" w:rsidRDefault="000F54D8">
      <w:pPr>
        <w:pStyle w:val="Heading1"/>
      </w:pPr>
      <w:bookmarkStart w:id="2" w:name="abstract"/>
      <w:bookmarkEnd w:id="2"/>
      <w:r>
        <w:t>Abstract</w:t>
      </w:r>
    </w:p>
    <w:p w:rsidR="00E53C87" w:rsidRDefault="000F54D8">
      <w:pPr>
        <w:pStyle w:val="Heading1"/>
      </w:pPr>
      <w:bookmarkStart w:id="3" w:name="introduction"/>
      <w:bookmarkEnd w:id="3"/>
      <w:r>
        <w:t>Introduction</w:t>
      </w:r>
    </w:p>
    <w:p w:rsidR="00E53C87" w:rsidRDefault="000F54D8">
      <w:pPr>
        <w:pStyle w:val="FirstParagraph"/>
      </w:pPr>
      <w:r>
        <w:t xml:space="preserve">Estimates of landed catch are a key component of many fishery management systems. Stock assessment models (referred to here as assessments) are often conditioned on time series of annual catch, usually under the assumption that catches are known without error. While some assessment models are able to incorporate uncertainty in catch (e.g. Stock Synthesis; </w:t>
      </w:r>
      <w:proofErr w:type="spellStart"/>
      <w:r>
        <w:t>Methot</w:t>
      </w:r>
      <w:proofErr w:type="spellEnd"/>
      <w:r>
        <w:t xml:space="preserve"> and Wetzel, 2013), reliable estimates of catch uncertainty are often unavailable. Without this information, assessment authors often rely on ad-hoc sensitivity analyses which may or may not be incorporated into management advice and/or fail to propagate catch uncertainty into quantities of interest to managers.</w:t>
      </w:r>
    </w:p>
    <w:p w:rsidR="00E53C87" w:rsidRDefault="000F54D8">
      <w:pPr>
        <w:pStyle w:val="BodyText"/>
      </w:pPr>
      <w:r>
        <w:t xml:space="preserve">Over the past decade, the estimation of catch and associated uncertainty has become a focus for recreational fisheries in the United States (NAS, 2017). Commercial fisheries, on the other hand, are often assumed to have precise estimates of catch by species. This is due in part to the availability of landing receipts (aka fish tickets) which serve as a record of the weight of fish landed into various market categories (sort groups). As noted by Pearson et al. (2008), it is important to recognize that species and market categories are not synonymous. On the U.S. West Coast, for example, it is common for multiple species to be landed within a single market category (CALCOM 2017, </w:t>
      </w:r>
      <w:proofErr w:type="spellStart"/>
      <w:r>
        <w:t>PacFIN</w:t>
      </w:r>
      <w:proofErr w:type="spellEnd"/>
      <w:r>
        <w:t xml:space="preserve"> 2017). This is expected for categories that are clearly designated as mixed-species categories (e.g. </w:t>
      </w:r>
      <w:ins w:id="4" w:author="Edward Dick" w:date="2018-02-23T10:14:00Z">
        <w:r w:rsidR="001B3700">
          <w:t>“</w:t>
        </w:r>
      </w:ins>
      <w:r>
        <w:t>nearshore rockfish</w:t>
      </w:r>
      <w:ins w:id="5" w:author="Edward Dick" w:date="2018-02-23T10:14:00Z">
        <w:r w:rsidR="001B3700">
          <w:t>”</w:t>
        </w:r>
      </w:ins>
      <w:r>
        <w:t xml:space="preserve">, or species within a particular genus or family). However, </w:t>
      </w:r>
      <w:ins w:id="6" w:author="Edward Dick" w:date="2018-02-23T10:22:00Z">
        <w:r w:rsidR="008F3CE8">
          <w:t xml:space="preserve">in </w:t>
        </w:r>
      </w:ins>
      <w:r>
        <w:t xml:space="preserve">some </w:t>
      </w:r>
      <w:ins w:id="7" w:author="Edward Dick" w:date="2018-02-23T10:22:00Z">
        <w:r w:rsidR="008F3CE8">
          <w:t xml:space="preserve">states, </w:t>
        </w:r>
      </w:ins>
      <w:r>
        <w:t>categories that are named after a single species still contain several species, to varying degrees, even after regulations require sorting into a particular category (Pearson et al.</w:t>
      </w:r>
      <w:del w:id="8" w:author="Edward Dick" w:date="2018-02-22T12:23:00Z">
        <w:r w:rsidDel="00A00EAE">
          <w:delText>,</w:delText>
        </w:r>
      </w:del>
      <w:r>
        <w:t xml:space="preserve"> 2008).</w:t>
      </w:r>
      <w:ins w:id="9" w:author="Edward Dick" w:date="2018-02-23T10:12:00Z">
        <w:r w:rsidR="001B3700">
          <w:t xml:space="preserve"> As a result, estimation of landings for a single species based on </w:t>
        </w:r>
      </w:ins>
      <w:ins w:id="10" w:author="Edward Dick" w:date="2018-02-23T10:13:00Z">
        <w:r w:rsidR="001B3700">
          <w:t>landing receipt data</w:t>
        </w:r>
      </w:ins>
      <w:ins w:id="11" w:author="Edward Dick" w:date="2018-02-23T10:12:00Z">
        <w:r w:rsidR="001B3700">
          <w:t xml:space="preserve"> alone </w:t>
        </w:r>
      </w:ins>
      <w:ins w:id="12" w:author="Edward Dick" w:date="2018-02-23T10:19:00Z">
        <w:r w:rsidR="001B3700">
          <w:t>may</w:t>
        </w:r>
      </w:ins>
      <w:ins w:id="13" w:author="Edward Dick" w:date="2018-02-23T10:12:00Z">
        <w:r w:rsidR="001B3700">
          <w:t xml:space="preserve"> </w:t>
        </w:r>
      </w:ins>
      <w:ins w:id="14" w:author="Edward Dick" w:date="2018-02-23T10:19:00Z">
        <w:r w:rsidR="001B3700">
          <w:t>produce</w:t>
        </w:r>
      </w:ins>
      <w:ins w:id="15" w:author="Edward Dick" w:date="2018-02-23T10:12:00Z">
        <w:r w:rsidR="001B3700">
          <w:t xml:space="preserve"> biased estimates of total catch.</w:t>
        </w:r>
      </w:ins>
    </w:p>
    <w:p w:rsidR="0094514C" w:rsidRDefault="003E3846">
      <w:pPr>
        <w:pStyle w:val="BodyText"/>
      </w:pPr>
      <w:ins w:id="16" w:author="Edward Dick" w:date="2018-02-22T16:44:00Z">
        <w:r>
          <w:t xml:space="preserve">Fishermen, dealers, or processors </w:t>
        </w:r>
      </w:ins>
      <w:del w:id="17" w:author="Edward Dick" w:date="2018-02-22T16:44:00Z">
        <w:r w:rsidR="000F54D8" w:rsidDel="003E3846">
          <w:delText xml:space="preserve">The decision </w:delText>
        </w:r>
      </w:del>
      <w:ins w:id="18" w:author="Edward Dick" w:date="2018-02-22T16:44:00Z">
        <w:r>
          <w:t xml:space="preserve">typically decide </w:t>
        </w:r>
      </w:ins>
      <w:del w:id="19" w:author="Edward Dick" w:date="2018-02-22T16:44:00Z">
        <w:r w:rsidR="000F54D8" w:rsidDel="003E3846">
          <w:delText xml:space="preserve">of </w:delText>
        </w:r>
      </w:del>
      <w:r w:rsidR="000F54D8">
        <w:t xml:space="preserve">how to sort species into market categories on a landing </w:t>
      </w:r>
      <w:proofErr w:type="gramStart"/>
      <w:r w:rsidR="000F54D8">
        <w:t xml:space="preserve">receipt </w:t>
      </w:r>
      <w:proofErr w:type="gramEnd"/>
      <w:del w:id="20" w:author="Edward Dick" w:date="2018-02-22T16:44:00Z">
        <w:r w:rsidR="000F54D8" w:rsidDel="003E3846">
          <w:delText xml:space="preserve">is typically made by </w:delText>
        </w:r>
      </w:del>
      <w:del w:id="21" w:author="Edward Dick" w:date="2018-02-21T14:24:00Z">
        <w:r w:rsidR="000F54D8" w:rsidDel="003517EC">
          <w:delText xml:space="preserve">the </w:delText>
        </w:r>
      </w:del>
      <w:del w:id="22" w:author="Edward Dick" w:date="2018-02-22T16:44:00Z">
        <w:r w:rsidR="000F54D8" w:rsidDel="003E3846">
          <w:delText>fishermen, dealers, or processors</w:delText>
        </w:r>
      </w:del>
      <w:r w:rsidR="000F54D8">
        <w:t xml:space="preserve">. </w:t>
      </w:r>
      <w:del w:id="23" w:author="Edward Dick" w:date="2018-02-22T16:45:00Z">
        <w:r w:rsidR="000F54D8" w:rsidDel="003E3846">
          <w:delText xml:space="preserve">As a result, trained </w:delText>
        </w:r>
      </w:del>
      <w:ins w:id="24" w:author="Edward Dick" w:date="2018-02-22T16:45:00Z">
        <w:r>
          <w:t xml:space="preserve">Trained </w:t>
        </w:r>
      </w:ins>
      <w:r w:rsidR="000F54D8">
        <w:t>port samplers intercept vessels offloading catch or during subsequent processing in order to determine the species composition of catch landed in a given market category (Sen 1984, Crone 1995, Tsou et al. 2015). These species composition data are used to partition</w:t>
      </w:r>
      <w:ins w:id="25" w:author="Edward Dick" w:date="2018-02-22T14:42:00Z">
        <w:r w:rsidR="00891D35">
          <w:t>, or distribute,</w:t>
        </w:r>
      </w:ins>
      <w:r w:rsidR="000F54D8">
        <w:t xml:space="preserve"> the weight of landed catch in a market category across species, a process commonly referred to as catch expansion (Pearson and </w:t>
      </w:r>
      <w:proofErr w:type="spellStart"/>
      <w:r w:rsidR="000F54D8">
        <w:t>Almany</w:t>
      </w:r>
      <w:proofErr w:type="spellEnd"/>
      <w:r w:rsidR="000F54D8">
        <w:t xml:space="preserve">, 1995). To </w:t>
      </w:r>
      <w:del w:id="26" w:author="Edward Dick" w:date="2018-02-22T14:38:00Z">
        <w:r w:rsidR="000F54D8" w:rsidDel="00891D35">
          <w:delText xml:space="preserve">calculate </w:delText>
        </w:r>
      </w:del>
      <w:ins w:id="27" w:author="Edward Dick" w:date="2018-02-22T14:38:00Z">
        <w:r w:rsidR="00891D35">
          <w:t xml:space="preserve">estimate </w:t>
        </w:r>
      </w:ins>
      <w:r w:rsidR="000F54D8">
        <w:t xml:space="preserve">total landings for a single species, the expanded catch is summed across all </w:t>
      </w:r>
      <w:ins w:id="28" w:author="Edward Dick" w:date="2018-02-21T14:59:00Z">
        <w:r w:rsidR="003335A6">
          <w:t xml:space="preserve">relevant </w:t>
        </w:r>
      </w:ins>
      <w:r w:rsidR="000F54D8">
        <w:t>market categories</w:t>
      </w:r>
      <w:del w:id="29" w:author="Edward Dick" w:date="2018-02-21T14:54:00Z">
        <w:r w:rsidR="000F54D8" w:rsidDel="003B7962">
          <w:delText xml:space="preserve"> in which the species was landed</w:delText>
        </w:r>
      </w:del>
      <w:r w:rsidR="000F54D8">
        <w:t>.</w:t>
      </w:r>
      <w:ins w:id="30" w:author="Edward Dick" w:date="2018-02-21T14:49:00Z">
        <w:r w:rsidR="003B7962">
          <w:t xml:space="preserve"> </w:t>
        </w:r>
      </w:ins>
      <w:ins w:id="31" w:author="Edward Dick" w:date="2018-02-23T10:16:00Z">
        <w:r w:rsidR="001B3700">
          <w:t xml:space="preserve">Assuming </w:t>
        </w:r>
        <w:r w:rsidR="001B3700">
          <w:lastRenderedPageBreak/>
          <w:t>that landing receipt data are a census of the landed catch, u</w:t>
        </w:r>
      </w:ins>
      <w:ins w:id="32" w:author="Edward Dick" w:date="2018-02-21T14:55:00Z">
        <w:r w:rsidR="003335A6">
          <w:t xml:space="preserve">ncertainty in total catch for a given species </w:t>
        </w:r>
      </w:ins>
      <w:ins w:id="33" w:author="Edward Dick" w:date="2018-02-22T14:36:00Z">
        <w:r w:rsidR="00891D35">
          <w:t>reflects</w:t>
        </w:r>
      </w:ins>
      <w:ins w:id="34" w:author="Edward Dick" w:date="2018-02-21T15:00:00Z">
        <w:r w:rsidR="003335A6">
          <w:t xml:space="preserve"> variability </w:t>
        </w:r>
      </w:ins>
      <w:ins w:id="35" w:author="Edward Dick" w:date="2018-02-22T14:33:00Z">
        <w:r w:rsidR="00891D35">
          <w:t>in the species composition among</w:t>
        </w:r>
      </w:ins>
      <w:ins w:id="36" w:author="Edward Dick" w:date="2018-02-21T15:01:00Z">
        <w:r w:rsidR="003335A6">
          <w:t xml:space="preserve"> port</w:t>
        </w:r>
      </w:ins>
      <w:ins w:id="37" w:author="Edward Dick" w:date="2018-02-21T15:00:00Z">
        <w:r w:rsidR="003335A6">
          <w:t xml:space="preserve"> sample</w:t>
        </w:r>
      </w:ins>
      <w:ins w:id="38" w:author="Edward Dick" w:date="2018-02-22T14:33:00Z">
        <w:r w:rsidR="00891D35">
          <w:t>s</w:t>
        </w:r>
      </w:ins>
      <w:ins w:id="39" w:author="Edward Dick" w:date="2018-02-21T14:59:00Z">
        <w:r w:rsidR="003335A6">
          <w:t>.</w:t>
        </w:r>
      </w:ins>
      <w:ins w:id="40" w:author="Edward Dick" w:date="2018-02-22T14:39:00Z">
        <w:r w:rsidR="00891D35">
          <w:t xml:space="preserve"> If information is available to estimate sources of bias in the landing receipt</w:t>
        </w:r>
      </w:ins>
      <w:ins w:id="41" w:author="Edward Dick" w:date="2018-02-22T14:42:00Z">
        <w:r w:rsidR="00891D35">
          <w:t xml:space="preserve"> data</w:t>
        </w:r>
      </w:ins>
      <w:ins w:id="42" w:author="Edward Dick" w:date="2018-02-22T14:43:00Z">
        <w:r w:rsidR="00891D35">
          <w:t>, e.g. underreporting</w:t>
        </w:r>
      </w:ins>
      <w:ins w:id="43" w:author="Edward Dick" w:date="2018-02-22T14:39:00Z">
        <w:r w:rsidR="00891D35">
          <w:t>, then</w:t>
        </w:r>
      </w:ins>
      <w:ins w:id="44" w:author="Edward Dick" w:date="2018-02-22T14:43:00Z">
        <w:r w:rsidR="00891D35">
          <w:t xml:space="preserve"> it is possible to </w:t>
        </w:r>
      </w:ins>
      <w:ins w:id="45" w:author="Edward Dick" w:date="2018-02-22T16:46:00Z">
        <w:r>
          <w:t xml:space="preserve">also </w:t>
        </w:r>
      </w:ins>
      <w:ins w:id="46" w:author="Edward Dick" w:date="2018-02-22T14:43:00Z">
        <w:r w:rsidR="00891D35">
          <w:t xml:space="preserve">incorporate </w:t>
        </w:r>
      </w:ins>
      <w:ins w:id="47" w:author="Edward Dick" w:date="2018-02-22T14:44:00Z">
        <w:r w:rsidR="001F2567">
          <w:t xml:space="preserve">uncertainty in the </w:t>
        </w:r>
      </w:ins>
      <w:ins w:id="48" w:author="Edward Dick" w:date="2018-02-22T14:47:00Z">
        <w:r w:rsidR="001F2567">
          <w:t xml:space="preserve">bias </w:t>
        </w:r>
      </w:ins>
      <w:ins w:id="49" w:author="Edward Dick" w:date="2018-02-22T14:44:00Z">
        <w:r w:rsidR="001F2567">
          <w:t>correction factors as well (</w:t>
        </w:r>
        <w:proofErr w:type="spellStart"/>
        <w:r w:rsidR="001F2567">
          <w:t>Bousquet</w:t>
        </w:r>
        <w:proofErr w:type="spellEnd"/>
        <w:r w:rsidR="001F2567">
          <w:t xml:space="preserve"> et al. 2010).</w:t>
        </w:r>
      </w:ins>
      <w:ins w:id="50" w:author="Edward Dick" w:date="2018-02-23T10:17:00Z">
        <w:r w:rsidR="001B3700">
          <w:t xml:space="preserve"> In this study, we </w:t>
        </w:r>
      </w:ins>
      <w:ins w:id="51" w:author="Edward Dick" w:date="2018-02-23T15:26:00Z">
        <w:r w:rsidR="00A15F08">
          <w:t>quantify</w:t>
        </w:r>
      </w:ins>
      <w:ins w:id="52" w:author="Edward Dick" w:date="2018-02-23T10:17:00Z">
        <w:r w:rsidR="001B3700">
          <w:t xml:space="preserve"> </w:t>
        </w:r>
      </w:ins>
      <w:ins w:id="53" w:author="Edward Dick" w:date="2018-02-23T15:26:00Z">
        <w:r w:rsidR="00A15F08">
          <w:t xml:space="preserve">sampling </w:t>
        </w:r>
      </w:ins>
      <w:ins w:id="54" w:author="Edward Dick" w:date="2018-02-23T10:17:00Z">
        <w:r w:rsidR="001B3700">
          <w:t>uncertainty</w:t>
        </w:r>
      </w:ins>
      <w:ins w:id="55" w:author="Edward Dick" w:date="2018-02-23T15:26:00Z">
        <w:r w:rsidR="00A15F08">
          <w:t xml:space="preserve"> for estimates of landed catch</w:t>
        </w:r>
      </w:ins>
      <w:ins w:id="56" w:author="Edward Dick" w:date="2018-02-23T10:17:00Z">
        <w:r w:rsidR="001B3700">
          <w:t xml:space="preserve">, although the modeling framework </w:t>
        </w:r>
      </w:ins>
      <w:ins w:id="57" w:author="Edward Dick" w:date="2018-02-23T15:27:00Z">
        <w:r w:rsidR="00A15F08">
          <w:t>could</w:t>
        </w:r>
      </w:ins>
      <w:ins w:id="58" w:author="Edward Dick" w:date="2018-02-23T10:17:00Z">
        <w:r w:rsidR="001B3700">
          <w:t xml:space="preserve"> be extended to include uncertainty or bias in landing </w:t>
        </w:r>
      </w:ins>
      <w:ins w:id="59" w:author="Edward Dick" w:date="2018-02-23T10:18:00Z">
        <w:r w:rsidR="001B3700">
          <w:t>receipt</w:t>
        </w:r>
      </w:ins>
      <w:ins w:id="60" w:author="Edward Dick" w:date="2018-02-23T10:17:00Z">
        <w:r w:rsidR="001B3700">
          <w:t xml:space="preserve"> </w:t>
        </w:r>
      </w:ins>
      <w:ins w:id="61" w:author="Edward Dick" w:date="2018-02-23T10:18:00Z">
        <w:r w:rsidR="001B3700">
          <w:t>data</w:t>
        </w:r>
      </w:ins>
      <w:ins w:id="62" w:author="Edward Dick" w:date="2018-02-23T10:17:00Z">
        <w:r w:rsidR="001B3700">
          <w:t>.</w:t>
        </w:r>
      </w:ins>
    </w:p>
    <w:p w:rsidR="00E53C87" w:rsidRDefault="000F54D8">
      <w:pPr>
        <w:pStyle w:val="BodyText"/>
      </w:pPr>
      <w:r>
        <w:t xml:space="preserve">Within market categories, the species composition of landed catch can vary spatially, temporally, by fishing gear, and catch disposition (e.g. fish sold alive or dead). These differences are attributable to many factors, including market preference, fishing behavior, regulatory constraints, and biological/ecological characteristics (e.g. spatial distribution) of the landed species. As a result, estimates of species composition for a given market category are often stratified over time (e.g. quarterly) and across other relevant strata (e.g. ports, gears, catch disposition). Sampling programs often have limited funds, and attempts to reduce bias in species composition estimates through the introduction of additional strata comes at a cost, namely reduced precision (Cochran, </w:t>
      </w:r>
      <w:del w:id="63" w:author="Edward Dick" w:date="2018-02-22T16:48:00Z">
        <w:r w:rsidDel="003E3846">
          <w:delText>19xx</w:delText>
        </w:r>
      </w:del>
      <w:ins w:id="64" w:author="Edward Dick" w:date="2018-02-22T16:48:00Z">
        <w:r w:rsidR="003E3846">
          <w:t>1977</w:t>
        </w:r>
      </w:ins>
      <w:r>
        <w:t>; Tomlinson, 1971).</w:t>
      </w:r>
    </w:p>
    <w:p w:rsidR="00793BF9" w:rsidRDefault="000F54D8">
      <w:pPr>
        <w:pStyle w:val="BodyText"/>
        <w:rPr>
          <w:ins w:id="65" w:author="Edward Dick" w:date="2018-02-21T09:56:00Z"/>
        </w:rPr>
      </w:pPr>
      <w:r>
        <w:t xml:space="preserve">On the U.S. West Coast, port sampling programs allocate effort both spatially and temporally, but many domains of interest (e.g. market category, gear type, catch disposition) remain </w:t>
      </w:r>
      <w:proofErr w:type="spellStart"/>
      <w:r>
        <w:t>unsampled</w:t>
      </w:r>
      <w:proofErr w:type="spellEnd"/>
      <w:r>
        <w:t xml:space="preserve"> or sparsely sampled due to a proliferation of categories over time, logistical constraints, and limited resources (Sen 1986; Crone 1995; Pearson et al. 2008; Tsou et al. 2015). </w:t>
      </w:r>
      <w:commentRangeStart w:id="66"/>
      <w:ins w:id="67" w:author="Edward Dick" w:date="2018-02-21T14:29:00Z">
        <w:r w:rsidR="0099351C">
          <w:t>In California</w:t>
        </w:r>
      </w:ins>
      <w:ins w:id="68" w:author="Edward Dick" w:date="2018-02-21T14:35:00Z">
        <w:r w:rsidR="00185B2B">
          <w:t xml:space="preserve">, </w:t>
        </w:r>
      </w:ins>
      <w:ins w:id="69" w:author="Edward Dick" w:date="2018-02-23T10:23:00Z">
        <w:r w:rsidR="008F3CE8">
          <w:t xml:space="preserve">for example, </w:t>
        </w:r>
      </w:ins>
      <w:ins w:id="70" w:author="Edward Dick" w:date="2018-02-21T14:31:00Z">
        <w:r w:rsidR="003517EC">
          <w:t xml:space="preserve">commercial </w:t>
        </w:r>
      </w:ins>
      <w:ins w:id="71" w:author="Edward Dick" w:date="2018-02-21T14:30:00Z">
        <w:r w:rsidR="003517EC">
          <w:t xml:space="preserve">port </w:t>
        </w:r>
      </w:ins>
      <w:ins w:id="72" w:author="Edward Dick" w:date="2018-02-21T14:29:00Z">
        <w:r w:rsidR="003517EC">
          <w:t xml:space="preserve">sampling effort </w:t>
        </w:r>
      </w:ins>
      <w:ins w:id="73" w:author="Edward Dick" w:date="2018-02-21T14:37:00Z">
        <w:r w:rsidR="00185B2B">
          <w:t>has changed</w:t>
        </w:r>
      </w:ins>
      <w:ins w:id="74" w:author="Edward Dick" w:date="2018-02-21T14:30:00Z">
        <w:r w:rsidR="003517EC">
          <w:t xml:space="preserve"> over time and space</w:t>
        </w:r>
      </w:ins>
      <w:ins w:id="75" w:author="Edward Dick" w:date="2018-02-21T14:40:00Z">
        <w:r w:rsidR="00ED48BB">
          <w:t xml:space="preserve"> (Pearson and </w:t>
        </w:r>
        <w:proofErr w:type="spellStart"/>
        <w:r w:rsidR="00ED48BB">
          <w:t>Almany</w:t>
        </w:r>
        <w:proofErr w:type="spellEnd"/>
        <w:r w:rsidR="00ED48BB">
          <w:t xml:space="preserve"> 1995)</w:t>
        </w:r>
      </w:ins>
      <w:ins w:id="76" w:author="Edward Dick" w:date="2018-02-21T14:30:00Z">
        <w:r w:rsidR="003517EC">
          <w:t xml:space="preserve">. </w:t>
        </w:r>
      </w:ins>
      <w:ins w:id="77" w:author="Edward Dick" w:date="2018-02-21T14:39:00Z">
        <w:r w:rsidR="0099351C">
          <w:t>For example, r</w:t>
        </w:r>
      </w:ins>
      <w:ins w:id="78" w:author="Edward Dick" w:date="2018-02-21T14:32:00Z">
        <w:r w:rsidR="003517EC">
          <w:t xml:space="preserve">egular </w:t>
        </w:r>
      </w:ins>
      <w:ins w:id="79" w:author="Edward Dick" w:date="2018-02-21T14:31:00Z">
        <w:r w:rsidR="003517EC">
          <w:t xml:space="preserve">sampling </w:t>
        </w:r>
      </w:ins>
      <w:ins w:id="80" w:author="Edward Dick" w:date="2018-02-21T14:32:00Z">
        <w:r w:rsidR="003517EC">
          <w:t xml:space="preserve">of </w:t>
        </w:r>
      </w:ins>
      <w:ins w:id="81" w:author="Edward Dick" w:date="2018-02-21T14:35:00Z">
        <w:r w:rsidR="00185B2B">
          <w:t xml:space="preserve">California </w:t>
        </w:r>
      </w:ins>
      <w:ins w:id="82" w:author="Edward Dick" w:date="2018-02-21T14:32:00Z">
        <w:r w:rsidR="003517EC">
          <w:t xml:space="preserve">ports </w:t>
        </w:r>
      </w:ins>
      <w:ins w:id="83" w:author="Edward Dick" w:date="2018-02-21T14:31:00Z">
        <w:r w:rsidR="003517EC">
          <w:t xml:space="preserve">north of Point Conception </w:t>
        </w:r>
      </w:ins>
      <w:ins w:id="84" w:author="Edward Dick" w:date="2018-02-21T14:32:00Z">
        <w:r w:rsidR="003517EC">
          <w:t>(roughly 34</w:t>
        </w:r>
      </w:ins>
      <w:ins w:id="85" w:author="Edward Dick" w:date="2018-02-21T14:33:00Z">
        <w:r w:rsidR="003517EC">
          <w:sym w:font="Symbol" w:char="F0B0"/>
        </w:r>
      </w:ins>
      <w:ins w:id="86" w:author="Edward Dick" w:date="2018-02-21T14:32:00Z">
        <w:r w:rsidR="003517EC">
          <w:t xml:space="preserve"> 27</w:t>
        </w:r>
      </w:ins>
      <w:ins w:id="87" w:author="Edward Dick" w:date="2018-02-21T14:33:00Z">
        <w:r w:rsidR="003517EC">
          <w:sym w:font="Symbol" w:char="F0A2"/>
        </w:r>
      </w:ins>
      <w:ins w:id="88" w:author="Edward Dick" w:date="2018-02-21T14:32:00Z">
        <w:r w:rsidR="003517EC">
          <w:t xml:space="preserve"> N. latitude) began as early as 1978</w:t>
        </w:r>
        <w:r w:rsidR="00185B2B">
          <w:t xml:space="preserve">, but the more southern ports were </w:t>
        </w:r>
      </w:ins>
      <w:ins w:id="89" w:author="Edward Dick" w:date="2018-02-21T14:36:00Z">
        <w:r w:rsidR="00185B2B">
          <w:t>rarely</w:t>
        </w:r>
      </w:ins>
      <w:ins w:id="90" w:author="Edward Dick" w:date="2018-02-21T14:32:00Z">
        <w:r w:rsidR="00185B2B">
          <w:t xml:space="preserve"> sampled </w:t>
        </w:r>
      </w:ins>
      <w:ins w:id="91" w:author="Edward Dick" w:date="2018-02-21T14:36:00Z">
        <w:r w:rsidR="00185B2B">
          <w:t>prior to 1983</w:t>
        </w:r>
      </w:ins>
      <w:ins w:id="92" w:author="Edward Dick" w:date="2018-02-21T14:32:00Z">
        <w:r w:rsidR="00185B2B">
          <w:t>.</w:t>
        </w:r>
      </w:ins>
      <w:ins w:id="93" w:author="Edward Dick" w:date="2018-02-21T14:35:00Z">
        <w:r w:rsidR="00185B2B">
          <w:t xml:space="preserve"> This allocation of effort </w:t>
        </w:r>
      </w:ins>
      <w:ins w:id="94" w:author="Edward Dick" w:date="2018-02-21T14:38:00Z">
        <w:r w:rsidR="00A00EAE">
          <w:t>was</w:t>
        </w:r>
        <w:r w:rsidR="0099351C">
          <w:t xml:space="preserve"> </w:t>
        </w:r>
      </w:ins>
      <w:ins w:id="95" w:author="Edward Dick" w:date="2018-02-21T14:35:00Z">
        <w:r w:rsidR="00185B2B">
          <w:t xml:space="preserve">largely </w:t>
        </w:r>
      </w:ins>
      <w:ins w:id="96" w:author="Edward Dick" w:date="2018-02-21T14:39:00Z">
        <w:r w:rsidR="0099351C">
          <w:t>based on</w:t>
        </w:r>
      </w:ins>
      <w:ins w:id="97" w:author="Edward Dick" w:date="2018-02-21T14:35:00Z">
        <w:r w:rsidR="00185B2B">
          <w:t xml:space="preserve"> the </w:t>
        </w:r>
      </w:ins>
      <w:ins w:id="98" w:author="Edward Dick" w:date="2018-02-22T12:29:00Z">
        <w:r w:rsidR="00A00EAE">
          <w:t xml:space="preserve">statewide distribution of landings, </w:t>
        </w:r>
      </w:ins>
      <w:ins w:id="99" w:author="Edward Dick" w:date="2018-02-22T12:28:00Z">
        <w:r w:rsidR="00A00EAE">
          <w:t xml:space="preserve">diffuse </w:t>
        </w:r>
      </w:ins>
      <w:ins w:id="100" w:author="Edward Dick" w:date="2018-02-21T14:39:00Z">
        <w:r w:rsidR="0099351C">
          <w:t>spatial</w:t>
        </w:r>
      </w:ins>
      <w:ins w:id="101" w:author="Edward Dick" w:date="2018-02-21T14:35:00Z">
        <w:r w:rsidR="00185B2B">
          <w:t xml:space="preserve"> distribution of </w:t>
        </w:r>
      </w:ins>
      <w:ins w:id="102" w:author="Edward Dick" w:date="2018-02-22T12:28:00Z">
        <w:r w:rsidR="00A00EAE">
          <w:t xml:space="preserve">southern </w:t>
        </w:r>
      </w:ins>
      <w:ins w:id="103" w:author="Edward Dick" w:date="2018-02-21T14:35:00Z">
        <w:r w:rsidR="00185B2B">
          <w:t xml:space="preserve">commercial </w:t>
        </w:r>
      </w:ins>
      <w:ins w:id="104" w:author="Edward Dick" w:date="2018-02-22T12:28:00Z">
        <w:r w:rsidR="00A00EAE">
          <w:t>ports</w:t>
        </w:r>
      </w:ins>
      <w:ins w:id="105" w:author="Edward Dick" w:date="2018-02-22T12:29:00Z">
        <w:r w:rsidR="00A00EAE">
          <w:t>,</w:t>
        </w:r>
      </w:ins>
      <w:ins w:id="106" w:author="Edward Dick" w:date="2018-02-22T12:28:00Z">
        <w:r w:rsidR="00A00EAE">
          <w:t xml:space="preserve"> </w:t>
        </w:r>
      </w:ins>
      <w:ins w:id="107" w:author="Edward Dick" w:date="2018-02-21T14:38:00Z">
        <w:r w:rsidR="0099351C">
          <w:t>and limitations</w:t>
        </w:r>
      </w:ins>
      <w:ins w:id="108" w:author="Edward Dick" w:date="2018-02-21T14:39:00Z">
        <w:r w:rsidR="0099351C">
          <w:t xml:space="preserve"> in funding for port samplers.</w:t>
        </w:r>
      </w:ins>
      <w:commentRangeEnd w:id="66"/>
      <w:ins w:id="109" w:author="Edward Dick" w:date="2018-02-22T12:50:00Z">
        <w:r w:rsidR="00260D64">
          <w:rPr>
            <w:rStyle w:val="CommentReference"/>
          </w:rPr>
          <w:commentReference w:id="66"/>
        </w:r>
      </w:ins>
    </w:p>
    <w:p w:rsidR="00E53C87" w:rsidRDefault="00EF1BF0">
      <w:pPr>
        <w:pStyle w:val="BodyText"/>
        <w:rPr>
          <w:ins w:id="110" w:author="Edward Dick" w:date="2018-02-23T10:26:00Z"/>
        </w:rPr>
      </w:pPr>
      <w:ins w:id="111" w:author="Edward Dick" w:date="2018-02-22T16:48:00Z">
        <w:r>
          <w:t>W</w:t>
        </w:r>
      </w:ins>
      <w:ins w:id="112" w:author="Edward Dick" w:date="2018-02-21T09:56:00Z">
        <w:r w:rsidR="00793BF9">
          <w:t xml:space="preserve">hen no </w:t>
        </w:r>
      </w:ins>
      <w:ins w:id="113" w:author="Edward Dick" w:date="2018-02-21T15:07:00Z">
        <w:r w:rsidR="005C5783">
          <w:t xml:space="preserve">port </w:t>
        </w:r>
      </w:ins>
      <w:ins w:id="114" w:author="Edward Dick" w:date="2018-02-21T09:56:00Z">
        <w:r w:rsidR="00793BF9">
          <w:t xml:space="preserve">samples are </w:t>
        </w:r>
      </w:ins>
      <w:ins w:id="115" w:author="Edward Dick" w:date="2018-02-22T16:48:00Z">
        <w:r>
          <w:t>collected</w:t>
        </w:r>
      </w:ins>
      <w:ins w:id="116" w:author="Edward Dick" w:date="2018-02-21T09:56:00Z">
        <w:r w:rsidR="00793BF9">
          <w:t xml:space="preserve"> for landed strata</w:t>
        </w:r>
      </w:ins>
      <w:ins w:id="117" w:author="Edward Dick" w:date="2018-02-21T09:57:00Z">
        <w:r w:rsidR="00793BF9">
          <w:t xml:space="preserve"> and domains</w:t>
        </w:r>
      </w:ins>
      <w:ins w:id="118" w:author="Edward Dick" w:date="2018-02-21T09:56:00Z">
        <w:r w:rsidR="00793BF9">
          <w:t xml:space="preserve">, </w:t>
        </w:r>
      </w:ins>
      <w:ins w:id="119" w:author="Edward Dick" w:date="2018-02-21T09:58:00Z">
        <w:r w:rsidR="008F3CE8">
          <w:t>species composition</w:t>
        </w:r>
      </w:ins>
      <w:ins w:id="120" w:author="Edward Dick" w:date="2018-02-23T10:23:00Z">
        <w:r w:rsidR="008F3CE8">
          <w:t xml:space="preserve"> estimates</w:t>
        </w:r>
      </w:ins>
      <w:ins w:id="121" w:author="Edward Dick" w:date="2018-02-21T09:58:00Z">
        <w:r w:rsidR="00FE01B8">
          <w:t xml:space="preserve"> are </w:t>
        </w:r>
      </w:ins>
      <w:ins w:id="122" w:author="Edward Dick" w:date="2018-02-21T15:07:00Z">
        <w:r w:rsidR="005C5783">
          <w:t>‘borrowed’ from other strata</w:t>
        </w:r>
      </w:ins>
      <w:ins w:id="123" w:author="Edward Dick" w:date="2018-02-21T09:58:00Z">
        <w:r w:rsidR="00FE01B8">
          <w:t xml:space="preserve"> using </w:t>
        </w:r>
      </w:ins>
      <w:del w:id="124" w:author="Edward Dick" w:date="2018-02-21T09:56:00Z">
        <w:r w:rsidR="000F54D8" w:rsidDel="00793BF9">
          <w:delText>A</w:delText>
        </w:r>
      </w:del>
      <w:del w:id="125" w:author="Edward Dick" w:date="2018-02-21T14:44:00Z">
        <w:r w:rsidR="000F54D8" w:rsidDel="00ED48BB">
          <w:delText>d-hoc data borrowing</w:delText>
        </w:r>
      </w:del>
      <w:ins w:id="126" w:author="Edward Dick" w:date="2018-02-21T14:44:00Z">
        <w:r w:rsidR="00ED48BB">
          <w:t>deterministic</w:t>
        </w:r>
      </w:ins>
      <w:r w:rsidR="000F54D8">
        <w:t xml:space="preserve"> algorithms based on expert opinion</w:t>
      </w:r>
      <w:del w:id="127" w:author="Edward Dick" w:date="2018-02-21T09:58:00Z">
        <w:r w:rsidR="000F54D8" w:rsidDel="00FE01B8">
          <w:delText xml:space="preserve"> are used to calculate species compositions for unsampled strata and domains</w:delText>
        </w:r>
      </w:del>
      <w:del w:id="128" w:author="Edward Dick" w:date="2018-02-23T10:24:00Z">
        <w:r w:rsidR="000F54D8" w:rsidDel="00416394">
          <w:delText xml:space="preserve">, </w:delText>
        </w:r>
      </w:del>
      <w:ins w:id="129" w:author="Edward Dick" w:date="2018-02-23T10:24:00Z">
        <w:r w:rsidR="00416394">
          <w:t xml:space="preserve">. </w:t>
        </w:r>
      </w:ins>
      <w:del w:id="130" w:author="Edward Dick" w:date="2018-02-23T10:24:00Z">
        <w:r w:rsidR="000F54D8" w:rsidDel="00416394">
          <w:delText xml:space="preserve">but these </w:delText>
        </w:r>
      </w:del>
      <w:ins w:id="131" w:author="Edward Dick" w:date="2018-02-23T10:24:00Z">
        <w:r w:rsidR="00416394">
          <w:t xml:space="preserve">These </w:t>
        </w:r>
      </w:ins>
      <w:r w:rsidR="000F54D8">
        <w:t xml:space="preserve">algorithms have unknown bias and </w:t>
      </w:r>
      <w:del w:id="132" w:author="Edward Dick" w:date="2018-02-22T12:26:00Z">
        <w:r w:rsidR="000F54D8" w:rsidDel="00A00EAE">
          <w:delText>do not produce estimates of uncertainty</w:delText>
        </w:r>
      </w:del>
      <w:ins w:id="133" w:author="Edward Dick" w:date="2018-02-22T12:26:00Z">
        <w:r w:rsidR="00A00EAE">
          <w:t>precision</w:t>
        </w:r>
      </w:ins>
      <w:r w:rsidR="000F54D8">
        <w:t xml:space="preserve">. In contrast, model-based estimators are increasingly used to estimate quantities of interest for domains with small sample sizes and/or </w:t>
      </w:r>
      <w:proofErr w:type="spellStart"/>
      <w:r w:rsidR="000F54D8">
        <w:t>unsampled</w:t>
      </w:r>
      <w:proofErr w:type="spellEnd"/>
      <w:r w:rsidR="000F54D8">
        <w:t xml:space="preserve"> strata (sometimes referred to as small area estimation; Rao 2003). Shelton et al. (2012) developed a Bayesian hierarchical statistical framework for species composition data that pools information among sparsely sampled strata, predicts species compositions for </w:t>
      </w:r>
      <w:proofErr w:type="spellStart"/>
      <w:r w:rsidR="000F54D8">
        <w:t>unsampled</w:t>
      </w:r>
      <w:proofErr w:type="spellEnd"/>
      <w:r w:rsidR="000F54D8">
        <w:t xml:space="preserve"> strata, and can be combined with landing receipts to estimate total landings by species, across market categories and other strata, with associated estimates of uncertainty. Shelton et al. considered hierarchical pooling only among quarters within a single year, comparing generalized linear and hierarchical linear models to trawl data from a single port in California. The authors </w:t>
      </w:r>
      <w:del w:id="134" w:author="Edward Dick" w:date="2018-02-23T10:24:00Z">
        <w:r w:rsidR="000F54D8" w:rsidDel="00416394">
          <w:delText xml:space="preserve">also </w:delText>
        </w:r>
      </w:del>
      <w:r w:rsidR="000F54D8">
        <w:t>underscored the need to better understand performance of alternative models, and to overcome issues with computation time, particularly since commercial port sampling data sets often include hundreds of landed strata spanning decades, multiple ports, gear types, and other domains of interest.</w:t>
      </w:r>
    </w:p>
    <w:p w:rsidR="007D5BB5" w:rsidDel="000646EF" w:rsidRDefault="00416394">
      <w:pPr>
        <w:pStyle w:val="BodyText"/>
        <w:rPr>
          <w:del w:id="135" w:author="Edward Dick" w:date="2018-02-23T12:13:00Z"/>
        </w:rPr>
      </w:pPr>
      <w:ins w:id="136" w:author="Edward Dick" w:date="2018-02-23T10:26:00Z">
        <w:r>
          <w:lastRenderedPageBreak/>
          <w:t>Among the U.S. West Coast states, the</w:t>
        </w:r>
      </w:ins>
      <w:ins w:id="137" w:author="Edward Dick" w:date="2018-02-23T11:04:00Z">
        <w:r w:rsidR="007D5BB5">
          <w:t xml:space="preserve"> challenge of estimating landings for sparsely-sampled mixed stock fisheries</w:t>
        </w:r>
      </w:ins>
      <w:ins w:id="138" w:author="Edward Dick" w:date="2018-02-23T11:05:00Z">
        <w:r w:rsidR="007D5BB5">
          <w:t xml:space="preserve"> is perhaps greatest for California. </w:t>
        </w:r>
      </w:ins>
      <w:ins w:id="139" w:author="Edward Dick" w:date="2018-02-23T11:06:00Z">
        <w:r w:rsidR="007D5BB5">
          <w:t xml:space="preserve">Relative to Oregon and Washington, California has a greater number of commercial ports, market categories, </w:t>
        </w:r>
      </w:ins>
      <w:ins w:id="140" w:author="Edward Dick" w:date="2018-02-23T11:10:00Z">
        <w:r w:rsidR="007D5BB5">
          <w:t xml:space="preserve">and landed </w:t>
        </w:r>
      </w:ins>
      <w:ins w:id="141" w:author="Edward Dick" w:date="2018-02-23T11:06:00Z">
        <w:r w:rsidR="007D5BB5">
          <w:t>species</w:t>
        </w:r>
      </w:ins>
      <w:ins w:id="142" w:author="Edward Dick" w:date="2018-02-23T11:10:00Z">
        <w:r w:rsidR="007D5BB5">
          <w:t>, with greater species diversity among ports due to the geographical range of the coast.</w:t>
        </w:r>
      </w:ins>
      <w:ins w:id="143" w:author="Edward Dick" w:date="2018-02-23T11:33:00Z">
        <w:r w:rsidR="0000035F">
          <w:t xml:space="preserve"> Of particular consequence to the estimation of species compositions is the proliferation of landed market </w:t>
        </w:r>
        <w:r w:rsidR="00525409">
          <w:t>categories over time</w:t>
        </w:r>
      </w:ins>
      <w:ins w:id="144" w:author="Edward Dick" w:date="2018-02-23T11:40:00Z">
        <w:r w:rsidR="00525409">
          <w:t>, particularly during the 1990s</w:t>
        </w:r>
      </w:ins>
      <w:ins w:id="145" w:author="Edward Dick" w:date="2018-02-23T11:33:00Z">
        <w:r w:rsidR="00525409">
          <w:t xml:space="preserve"> (Figure 1</w:t>
        </w:r>
      </w:ins>
      <w:ins w:id="146" w:author="Edward Dick" w:date="2018-02-23T11:36:00Z">
        <w:r w:rsidR="00525409">
          <w:t xml:space="preserve">). </w:t>
        </w:r>
      </w:ins>
      <w:ins w:id="147" w:author="Edward Dick" w:date="2018-02-23T11:42:00Z">
        <w:r w:rsidR="00525409">
          <w:t>S</w:t>
        </w:r>
      </w:ins>
      <w:ins w:id="148" w:author="Edward Dick" w:date="2018-02-23T11:36:00Z">
        <w:r w:rsidR="00525409">
          <w:t xml:space="preserve">ampling effort </w:t>
        </w:r>
      </w:ins>
      <w:ins w:id="149" w:author="Edward Dick" w:date="2018-02-23T11:42:00Z">
        <w:r w:rsidR="00525409">
          <w:t xml:space="preserve">also </w:t>
        </w:r>
      </w:ins>
      <w:ins w:id="150" w:author="Edward Dick" w:date="2018-02-23T11:41:00Z">
        <w:r w:rsidR="00525409">
          <w:t>leveled off in</w:t>
        </w:r>
      </w:ins>
      <w:ins w:id="151" w:author="Edward Dick" w:date="2018-02-23T11:36:00Z">
        <w:r w:rsidR="00525409">
          <w:t xml:space="preserve"> the mid-1990s</w:t>
        </w:r>
      </w:ins>
      <w:ins w:id="152" w:author="Edward Dick" w:date="2018-02-23T11:41:00Z">
        <w:r w:rsidR="00525409">
          <w:t xml:space="preserve">, with </w:t>
        </w:r>
      </w:ins>
      <w:ins w:id="153" w:author="Edward Dick" w:date="2018-02-23T11:42:00Z">
        <w:r w:rsidR="00525409">
          <w:t xml:space="preserve">a </w:t>
        </w:r>
      </w:ins>
      <w:ins w:id="154" w:author="Edward Dick" w:date="2018-02-23T11:41:00Z">
        <w:r w:rsidR="00525409">
          <w:t>reduc</w:t>
        </w:r>
      </w:ins>
      <w:ins w:id="155" w:author="Edward Dick" w:date="2018-02-23T11:42:00Z">
        <w:r w:rsidR="00525409">
          <w:t>tion in</w:t>
        </w:r>
      </w:ins>
      <w:ins w:id="156" w:author="Edward Dick" w:date="2018-02-23T11:41:00Z">
        <w:r w:rsidR="00525409">
          <w:t xml:space="preserve"> effort in the early 2000s</w:t>
        </w:r>
      </w:ins>
      <w:ins w:id="157" w:author="Edward Dick" w:date="2018-02-23T11:38:00Z">
        <w:r w:rsidR="00525409">
          <w:t xml:space="preserve">. </w:t>
        </w:r>
      </w:ins>
      <w:ins w:id="158" w:author="Edward Dick" w:date="2018-02-23T11:42:00Z">
        <w:r w:rsidR="00525409">
          <w:t xml:space="preserve">The net result of increased stratification and flat (or reduced) sampling effort </w:t>
        </w:r>
      </w:ins>
      <w:ins w:id="159" w:author="Edward Dick" w:date="2018-02-23T12:10:00Z">
        <w:r w:rsidR="001135BE">
          <w:t xml:space="preserve">over time </w:t>
        </w:r>
      </w:ins>
      <w:ins w:id="160" w:author="Edward Dick" w:date="2018-02-23T11:42:00Z">
        <w:r w:rsidR="00525409">
          <w:t xml:space="preserve">is a decline in mean sample size </w:t>
        </w:r>
      </w:ins>
      <w:ins w:id="161" w:author="Edward Dick" w:date="2018-02-23T12:09:00Z">
        <w:r w:rsidR="001135BE">
          <w:t xml:space="preserve">per stratum </w:t>
        </w:r>
      </w:ins>
      <w:ins w:id="162" w:author="Edward Dick" w:date="2018-02-23T11:43:00Z">
        <w:r w:rsidR="00525409">
          <w:t>(Figure 1).</w:t>
        </w:r>
      </w:ins>
      <w:ins w:id="163" w:author="Edward Dick" w:date="2018-02-23T11:58:00Z">
        <w:r w:rsidR="002E7096">
          <w:t xml:space="preserve"> </w:t>
        </w:r>
      </w:ins>
      <w:ins w:id="164" w:author="Edward Dick" w:date="2018-02-23T12:12:00Z">
        <w:r w:rsidR="001135BE">
          <w:t>In this situation, it is critical to understand how</w:t>
        </w:r>
      </w:ins>
      <w:ins w:id="165" w:author="Edward Dick" w:date="2018-02-23T11:58:00Z">
        <w:r w:rsidR="002E7096">
          <w:t xml:space="preserve"> </w:t>
        </w:r>
      </w:ins>
      <w:ins w:id="166" w:author="Edward Dick" w:date="2018-02-23T12:10:00Z">
        <w:r w:rsidR="001135BE">
          <w:t>efforts</w:t>
        </w:r>
      </w:ins>
      <w:ins w:id="167" w:author="Edward Dick" w:date="2018-02-23T11:58:00Z">
        <w:r w:rsidR="002E7096">
          <w:t xml:space="preserve"> to reduce bias</w:t>
        </w:r>
      </w:ins>
      <w:ins w:id="168" w:author="Edward Dick" w:date="2018-02-23T12:08:00Z">
        <w:r w:rsidR="001135BE">
          <w:t xml:space="preserve"> </w:t>
        </w:r>
      </w:ins>
      <w:ins w:id="169" w:author="Edward Dick" w:date="2018-02-23T12:10:00Z">
        <w:r w:rsidR="001135BE">
          <w:t xml:space="preserve">(e.g. </w:t>
        </w:r>
      </w:ins>
      <w:ins w:id="170" w:author="Edward Dick" w:date="2018-02-23T12:12:00Z">
        <w:r w:rsidR="001135BE">
          <w:t>increas</w:t>
        </w:r>
      </w:ins>
      <w:ins w:id="171" w:author="Edward Dick" w:date="2018-02-23T12:13:00Z">
        <w:r w:rsidR="001135BE">
          <w:t>ing</w:t>
        </w:r>
      </w:ins>
      <w:ins w:id="172" w:author="Edward Dick" w:date="2018-02-23T12:10:00Z">
        <w:r w:rsidR="001135BE">
          <w:t xml:space="preserve"> </w:t>
        </w:r>
      </w:ins>
      <w:ins w:id="173" w:author="Edward Dick" w:date="2018-02-23T12:13:00Z">
        <w:r w:rsidR="001135BE">
          <w:t>the number of</w:t>
        </w:r>
      </w:ins>
      <w:ins w:id="174" w:author="Edward Dick" w:date="2018-02-23T12:12:00Z">
        <w:r w:rsidR="001135BE">
          <w:t xml:space="preserve"> landed</w:t>
        </w:r>
      </w:ins>
      <w:ins w:id="175" w:author="Edward Dick" w:date="2018-02-23T12:10:00Z">
        <w:r w:rsidR="001135BE">
          <w:t xml:space="preserve"> market categories)</w:t>
        </w:r>
      </w:ins>
      <w:ins w:id="176" w:author="Edward Dick" w:date="2018-02-23T11:58:00Z">
        <w:r w:rsidR="002E7096">
          <w:t xml:space="preserve"> </w:t>
        </w:r>
      </w:ins>
      <w:ins w:id="177" w:author="Edward Dick" w:date="2018-02-23T12:13:00Z">
        <w:r w:rsidR="001135BE">
          <w:t>affect</w:t>
        </w:r>
      </w:ins>
      <w:ins w:id="178" w:author="Edward Dick" w:date="2018-02-23T11:59:00Z">
        <w:r w:rsidR="002E7096">
          <w:t xml:space="preserve"> precision of </w:t>
        </w:r>
      </w:ins>
      <w:ins w:id="179" w:author="Edward Dick" w:date="2018-02-23T12:11:00Z">
        <w:r w:rsidR="001135BE">
          <w:t xml:space="preserve">the </w:t>
        </w:r>
      </w:ins>
      <w:ins w:id="180" w:author="Edward Dick" w:date="2018-02-23T12:20:00Z">
        <w:r w:rsidR="00F8795A">
          <w:t xml:space="preserve">expanded catch </w:t>
        </w:r>
        <w:proofErr w:type="spellStart"/>
        <w:r w:rsidR="00F8795A">
          <w:t>estimates</w:t>
        </w:r>
      </w:ins>
      <w:ins w:id="181" w:author="Edward Dick" w:date="2018-02-23T12:00:00Z">
        <w:r w:rsidR="004A27C5">
          <w:t>.</w:t>
        </w:r>
      </w:ins>
    </w:p>
    <w:p w:rsidR="000646EF" w:rsidRDefault="009B56CC">
      <w:pPr>
        <w:pStyle w:val="BodyText"/>
        <w:rPr>
          <w:ins w:id="182" w:author="Edward Dick" w:date="2018-02-23T15:08:00Z"/>
        </w:rPr>
      </w:pPr>
      <w:ins w:id="183" w:author="Edward Dick" w:date="2018-02-23T15:21:00Z">
        <w:r>
          <w:t>M</w:t>
        </w:r>
      </w:ins>
      <w:ins w:id="184" w:author="Edward Dick" w:date="2018-02-23T15:13:00Z">
        <w:r w:rsidR="000646EF">
          <w:t>odels</w:t>
        </w:r>
        <w:proofErr w:type="spellEnd"/>
        <w:r w:rsidR="000646EF">
          <w:t xml:space="preserve"> that take catch uncertainty into account are not new (</w:t>
        </w:r>
      </w:ins>
      <w:ins w:id="185" w:author="Edward Dick" w:date="2018-02-23T15:21:00Z">
        <w:r>
          <w:t xml:space="preserve">c.f. </w:t>
        </w:r>
      </w:ins>
      <w:ins w:id="186" w:author="Edward Dick" w:date="2018-02-23T15:13:00Z">
        <w:r w:rsidR="000646EF">
          <w:t xml:space="preserve">Doubleday 1976), </w:t>
        </w:r>
      </w:ins>
      <w:ins w:id="187" w:author="Edward Dick" w:date="2018-02-23T15:21:00Z">
        <w:r>
          <w:t>but most assessments</w:t>
        </w:r>
      </w:ins>
      <w:ins w:id="188" w:author="Edward Dick" w:date="2018-02-23T15:14:00Z">
        <w:r w:rsidR="000646EF">
          <w:t xml:space="preserve"> on the U.S. West Coast </w:t>
        </w:r>
      </w:ins>
      <w:ins w:id="189" w:author="Edward Dick" w:date="2018-02-23T15:16:00Z">
        <w:r w:rsidR="000646EF">
          <w:t>assume</w:t>
        </w:r>
      </w:ins>
      <w:ins w:id="190" w:author="Edward Dick" w:date="2018-02-23T15:14:00Z">
        <w:r w:rsidR="000646EF">
          <w:t xml:space="preserve"> catch </w:t>
        </w:r>
      </w:ins>
      <w:ins w:id="191" w:author="Edward Dick" w:date="2018-02-23T15:16:00Z">
        <w:r w:rsidR="000646EF">
          <w:t>is</w:t>
        </w:r>
      </w:ins>
      <w:ins w:id="192" w:author="Edward Dick" w:date="2018-02-23T15:14:00Z">
        <w:r w:rsidR="000646EF">
          <w:t xml:space="preserve"> know</w:t>
        </w:r>
      </w:ins>
      <w:ins w:id="193" w:author="Edward Dick" w:date="2018-02-23T15:16:00Z">
        <w:r w:rsidR="001526A5">
          <w:t>n</w:t>
        </w:r>
      </w:ins>
      <w:ins w:id="194" w:author="Edward Dick" w:date="2018-02-23T15:14:00Z">
        <w:r w:rsidR="000646EF">
          <w:t xml:space="preserve"> without error</w:t>
        </w:r>
      </w:ins>
      <w:ins w:id="195" w:author="Edward Dick" w:date="2018-02-23T15:23:00Z">
        <w:r>
          <w:t xml:space="preserve"> </w:t>
        </w:r>
        <w:r>
          <w:t>(PFMC 2018)</w:t>
        </w:r>
      </w:ins>
      <w:ins w:id="196" w:author="Edward Dick" w:date="2018-02-23T15:27:00Z">
        <w:r w:rsidR="00591787">
          <w:t>. A</w:t>
        </w:r>
      </w:ins>
      <w:ins w:id="197" w:author="Edward Dick" w:date="2018-02-23T15:23:00Z">
        <w:r>
          <w:t>s a result,</w:t>
        </w:r>
      </w:ins>
      <w:ins w:id="198" w:author="Edward Dick" w:date="2018-02-23T15:22:00Z">
        <w:r>
          <w:t xml:space="preserve"> catch uncertainty is not propagated into</w:t>
        </w:r>
      </w:ins>
      <w:ins w:id="199" w:author="Edward Dick" w:date="2018-02-23T15:23:00Z">
        <w:r>
          <w:t xml:space="preserve"> management reference points</w:t>
        </w:r>
      </w:ins>
      <w:ins w:id="200" w:author="Edward Dick" w:date="2018-02-23T15:14:00Z">
        <w:r w:rsidR="000646EF">
          <w:t xml:space="preserve">. </w:t>
        </w:r>
      </w:ins>
      <w:ins w:id="201" w:author="Edward Dick" w:date="2018-02-23T15:13:00Z">
        <w:r w:rsidR="000646EF">
          <w:t>However, t</w:t>
        </w:r>
      </w:ins>
      <w:ins w:id="202" w:author="Edward Dick" w:date="2018-02-23T15:08:00Z">
        <w:r w:rsidR="000646EF">
          <w:t>he implications of catch uncertainty are not limited to stock assessment efforts.</w:t>
        </w:r>
      </w:ins>
      <w:ins w:id="203" w:author="Edward Dick" w:date="2018-02-23T15:09:00Z">
        <w:r w:rsidR="000646EF">
          <w:t xml:space="preserve"> In a management context, catch estimates with large (but unknown) uncertainty may cause managers to react to large</w:t>
        </w:r>
      </w:ins>
      <w:ins w:id="204" w:author="Edward Dick" w:date="2018-02-23T15:12:00Z">
        <w:r w:rsidR="000646EF">
          <w:t xml:space="preserve">, high-frequency </w:t>
        </w:r>
      </w:ins>
      <w:ins w:id="205" w:author="Edward Dick" w:date="2018-02-23T15:09:00Z">
        <w:r w:rsidR="000646EF">
          <w:t xml:space="preserve">deviations in </w:t>
        </w:r>
      </w:ins>
      <w:ins w:id="206" w:author="Edward Dick" w:date="2018-02-23T15:23:00Z">
        <w:r>
          <w:t xml:space="preserve">estimated </w:t>
        </w:r>
      </w:ins>
      <w:ins w:id="207" w:author="Edward Dick" w:date="2018-02-23T15:09:00Z">
        <w:r w:rsidR="000646EF">
          <w:t xml:space="preserve">catch, and either impose </w:t>
        </w:r>
      </w:ins>
      <w:ins w:id="208" w:author="Edward Dick" w:date="2018-02-23T15:12:00Z">
        <w:r w:rsidR="000646EF">
          <w:t>unnecessary</w:t>
        </w:r>
      </w:ins>
      <w:ins w:id="209" w:author="Edward Dick" w:date="2018-02-23T15:09:00Z">
        <w:r w:rsidR="000646EF">
          <w:t xml:space="preserve"> restrictions on a fishery, or </w:t>
        </w:r>
      </w:ins>
      <w:ins w:id="210" w:author="Edward Dick" w:date="2018-02-23T15:12:00Z">
        <w:r w:rsidR="000646EF">
          <w:t>mistakenly support excessive harvest.</w:t>
        </w:r>
      </w:ins>
      <w:ins w:id="211" w:author="Edward Dick" w:date="2018-02-23T15:24:00Z">
        <w:r>
          <w:t xml:space="preserve"> This is particularly an issue for prohibited and</w:t>
        </w:r>
      </w:ins>
      <w:ins w:id="212" w:author="Edward Dick" w:date="2018-02-23T15:25:00Z">
        <w:r>
          <w:t>/or</w:t>
        </w:r>
      </w:ins>
      <w:ins w:id="213" w:author="Edward Dick" w:date="2018-02-23T15:24:00Z">
        <w:r>
          <w:t xml:space="preserve"> ‘choke’ species</w:t>
        </w:r>
      </w:ins>
      <w:ins w:id="214" w:author="Edward Dick" w:date="2018-02-23T15:25:00Z">
        <w:r>
          <w:t>, for which information is limited and may be based solely on estimates of discarded catch.</w:t>
        </w:r>
      </w:ins>
    </w:p>
    <w:p w:rsidR="00A00EAE" w:rsidRDefault="000F54D8">
      <w:pPr>
        <w:pStyle w:val="BodyText"/>
      </w:pPr>
      <w:proofErr w:type="spellStart"/>
      <w:r>
        <w:t>In</w:t>
      </w:r>
      <w:proofErr w:type="spellEnd"/>
      <w:r>
        <w:t xml:space="preserve"> this </w:t>
      </w:r>
      <w:del w:id="215" w:author="Edward Dick" w:date="2018-02-23T12:14:00Z">
        <w:r w:rsidDel="001135BE">
          <w:delText>paper</w:delText>
        </w:r>
      </w:del>
      <w:ins w:id="216" w:author="Edward Dick" w:date="2018-02-23T12:14:00Z">
        <w:r w:rsidR="001135BE">
          <w:t>study</w:t>
        </w:r>
      </w:ins>
      <w:r>
        <w:t xml:space="preserve">, we evaluate the model-based framework proposed by Shelton et al. (2012) using commercial port sampling data collected in California, U.S.A. We describe species composition data collected by the California Cooperative Groundfish Survey (CCGS, 2017) over the period 1978-1990. We then extend the Shelton et al. framework to address limitations of their approach. Specifically, we evaluate alternative likelihoods to address </w:t>
      </w:r>
      <w:proofErr w:type="spellStart"/>
      <w:r>
        <w:t>overdispersion</w:t>
      </w:r>
      <w:proofErr w:type="spellEnd"/>
      <w:r>
        <w:t xml:space="preserve">, compare multiple hierarchical structures for pooling information through time, and integrate model predictions across uncertainties in the spatial model structure. Finally, we estimate landed catch by species for both sampled and </w:t>
      </w:r>
      <w:proofErr w:type="spellStart"/>
      <w:r>
        <w:t>unsampled</w:t>
      </w:r>
      <w:proofErr w:type="spellEnd"/>
      <w:r>
        <w:t xml:space="preserve"> strata, and summarize a general framework for quantifying uncertainty including an efficient database design for dissemination of results at any level of aggregation.</w:t>
      </w:r>
    </w:p>
    <w:p w:rsidR="00E53C87" w:rsidRDefault="000F54D8">
      <w:pPr>
        <w:pStyle w:val="FigurewithCaption"/>
      </w:pPr>
      <w:r>
        <w:rPr>
          <w:noProof/>
        </w:rPr>
        <w:lastRenderedPageBreak/>
        <w:drawing>
          <wp:inline distT="0" distB="0" distL="0" distR="0" wp14:anchorId="7F8A066B" wp14:editId="6D2535B9">
            <wp:extent cx="5334000" cy="340139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tures/sampleComplex.png"/>
                    <pic:cNvPicPr>
                      <a:picLocks noChangeAspect="1" noChangeArrowheads="1"/>
                    </pic:cNvPicPr>
                  </pic:nvPicPr>
                  <pic:blipFill>
                    <a:blip r:embed="rId9"/>
                    <a:stretch>
                      <a:fillRect/>
                    </a:stretch>
                  </pic:blipFill>
                  <pic:spPr bwMode="auto">
                    <a:xfrm>
                      <a:off x="0" y="0"/>
                      <a:ext cx="5334000" cy="3401391"/>
                    </a:xfrm>
                    <a:prstGeom prst="rect">
                      <a:avLst/>
                    </a:prstGeom>
                    <a:noFill/>
                    <a:ln w="9525">
                      <a:noFill/>
                      <a:headEnd/>
                      <a:tailEnd/>
                    </a:ln>
                  </pic:spPr>
                </pic:pic>
              </a:graphicData>
            </a:graphic>
          </wp:inline>
        </w:drawing>
      </w:r>
    </w:p>
    <w:p w:rsidR="00E53C87" w:rsidRDefault="0000035F">
      <w:pPr>
        <w:pStyle w:val="ImageCaption"/>
      </w:pPr>
      <w:ins w:id="217" w:author="Edward Dick" w:date="2018-02-23T11:34:00Z">
        <w:r>
          <w:t xml:space="preserve">Figure 1: </w:t>
        </w:r>
      </w:ins>
      <w:del w:id="218" w:author="Edward Dick" w:date="2018-02-23T12:14:00Z">
        <w:r w:rsidR="000F54D8" w:rsidDel="001135BE">
          <w:delText>Sparse Data</w:delText>
        </w:r>
      </w:del>
      <w:ins w:id="219" w:author="Edward Dick" w:date="2018-02-23T12:15:00Z">
        <w:r w:rsidR="001135BE">
          <w:t>N</w:t>
        </w:r>
      </w:ins>
      <w:ins w:id="220" w:author="Edward Dick" w:date="2018-02-23T12:14:00Z">
        <w:r w:rsidR="001135BE">
          <w:t xml:space="preserve">umber of commercial port samples per market category </w:t>
        </w:r>
      </w:ins>
      <w:ins w:id="221" w:author="Edward Dick" w:date="2018-02-23T12:15:00Z">
        <w:r w:rsidR="001135BE">
          <w:t>in California, 1978-20</w:t>
        </w:r>
      </w:ins>
      <w:ins w:id="222" w:author="Edward Dick" w:date="2018-02-23T12:16:00Z">
        <w:r w:rsidR="001135BE">
          <w:t>14</w:t>
        </w:r>
      </w:ins>
      <w:ins w:id="223" w:author="Edward Dick" w:date="2018-02-23T12:15:00Z">
        <w:r w:rsidR="001135BE">
          <w:t xml:space="preserve"> (upper panel), average sample size per stratum (middle panel), and number of</w:t>
        </w:r>
      </w:ins>
      <w:ins w:id="224" w:author="Edward Dick" w:date="2018-02-23T12:16:00Z">
        <w:r w:rsidR="001135BE">
          <w:t xml:space="preserve"> market categories recorded on landing receipts (lower panel). </w:t>
        </w:r>
      </w:ins>
      <w:ins w:id="225" w:author="Edward Dick" w:date="2018-02-23T12:18:00Z">
        <w:r w:rsidR="008D1B37">
          <w:t>[</w:t>
        </w:r>
        <w:proofErr w:type="gramStart"/>
        <w:r w:rsidR="008D1B37" w:rsidRPr="008D1B37">
          <w:rPr>
            <w:b/>
            <w:rPrChange w:id="226" w:author="Edward Dick" w:date="2018-02-23T12:18:00Z">
              <w:rPr/>
            </w:rPrChange>
          </w:rPr>
          <w:t>add</w:t>
        </w:r>
        <w:proofErr w:type="gramEnd"/>
        <w:r w:rsidR="008D1B37" w:rsidRPr="008D1B37">
          <w:rPr>
            <w:b/>
            <w:rPrChange w:id="227" w:author="Edward Dick" w:date="2018-02-23T12:18:00Z">
              <w:rPr/>
            </w:rPrChange>
          </w:rPr>
          <w:t xml:space="preserve"> description of the smoothed lines in the lower two panels here</w:t>
        </w:r>
        <w:r w:rsidR="008D1B37">
          <w:t>].</w:t>
        </w:r>
      </w:ins>
    </w:p>
    <w:p w:rsidR="00E53C87" w:rsidRDefault="000F54D8">
      <w:pPr>
        <w:pStyle w:val="Heading1"/>
      </w:pPr>
      <w:bookmarkStart w:id="228" w:name="methods"/>
      <w:bookmarkEnd w:id="228"/>
      <w:r>
        <w:t>Methods</w:t>
      </w:r>
    </w:p>
    <w:p w:rsidR="00E53C87" w:rsidRDefault="000F54D8">
      <w:pPr>
        <w:pStyle w:val="Heading2"/>
      </w:pPr>
      <w:bookmarkStart w:id="229" w:name="data"/>
      <w:bookmarkEnd w:id="229"/>
      <w:r>
        <w:t>Data</w:t>
      </w:r>
    </w:p>
    <w:p w:rsidR="00E53C87" w:rsidRDefault="000F54D8">
      <w:pPr>
        <w:pStyle w:val="FirstParagraph"/>
      </w:pPr>
      <w:r>
        <w:t xml:space="preserve">As outlined </w:t>
      </w:r>
      <w:commentRangeStart w:id="230"/>
      <w:r>
        <w:t xml:space="preserve">in </w:t>
      </w:r>
      <m:oMath>
        <m:r>
          <w:rPr>
            <w:rFonts w:ascii="Cambria Math" w:hAnsi="Cambria Math"/>
          </w:rPr>
          <m:t>(cite)</m:t>
        </m:r>
      </m:oMath>
      <w:r>
        <w:t xml:space="preserve"> the </w:t>
      </w:r>
      <w:commentRangeEnd w:id="230"/>
      <w:r w:rsidR="00A00EAE">
        <w:rPr>
          <w:rStyle w:val="CommentReference"/>
        </w:rPr>
        <w:commentReference w:id="230"/>
      </w:r>
      <w:r>
        <w:t>data in</w:t>
      </w:r>
      <w:commentRangeStart w:id="231"/>
      <w:r>
        <w:t xml:space="preserve"> </w:t>
      </w:r>
      <m:oMath>
        <m:r>
          <w:rPr>
            <w:rFonts w:ascii="Cambria Math" w:hAnsi="Cambria Math"/>
          </w:rPr>
          <m:t>blank</m:t>
        </m:r>
      </m:oMath>
      <w:r>
        <w:t xml:space="preserve"> </w:t>
      </w:r>
      <w:commentRangeEnd w:id="231"/>
      <w:r w:rsidR="00EF1BF0">
        <w:rPr>
          <w:rStyle w:val="CommentReference"/>
        </w:rPr>
        <w:commentReference w:id="231"/>
      </w:r>
      <w:proofErr w:type="gramStart"/>
      <w:r>
        <w:t>are the result</w:t>
      </w:r>
      <w:proofErr w:type="gramEnd"/>
      <w:r>
        <w:t xml:space="preserve"> of a cluster sampling protocol across the many strata, in which each sample is intended to be composed of two fifty pound clusters from the selected stratum. Although port samplers do </w:t>
      </w:r>
      <w:r w:rsidRPr="000F54D8">
        <w:rPr>
          <w:color w:val="FF0000"/>
        </w:rPr>
        <w:t>their</w:t>
      </w:r>
      <w:r>
        <w:t xml:space="preserve"> best to follow protocol, in reality the port sampling environment does not always allow the exact </w:t>
      </w:r>
      <m:oMath>
        <m:r>
          <w:rPr>
            <w:rFonts w:ascii="Cambria Math" w:hAnsi="Cambria Math"/>
          </w:rPr>
          <m:t>(cite)</m:t>
        </m:r>
      </m:oMath>
      <w:r>
        <w:t xml:space="preserve"> protocol to be followed. Variations in the sampling protocol may result in </w:t>
      </w:r>
      <w:r>
        <w:rPr>
          <w:color w:val="FF0000"/>
        </w:rPr>
        <w:t>only a single cluster being</w:t>
      </w:r>
      <w:r>
        <w:t xml:space="preserve"> taken, or the size of clusters taken to vary, from stratum to stratum based on the particular challenges of sampling each stratum.</w:t>
      </w:r>
    </w:p>
    <w:p w:rsidR="00817D87" w:rsidRPr="00817D87" w:rsidRDefault="00817D87" w:rsidP="00817D87">
      <w:pPr>
        <w:pStyle w:val="FirstParagraph"/>
        <w:rPr>
          <w:ins w:id="232" w:author="Edward Dick" w:date="2018-02-22T12:37:00Z"/>
        </w:rPr>
      </w:pPr>
      <w:ins w:id="233" w:author="Edward Dick" w:date="2018-02-22T12:37:00Z">
        <w:r>
          <w:t xml:space="preserve">[add </w:t>
        </w:r>
      </w:ins>
      <w:ins w:id="234" w:author="Edward Dick" w:date="2018-02-23T15:33:00Z">
        <w:r w:rsidR="00B83449">
          <w:t>more detailed</w:t>
        </w:r>
      </w:ins>
      <w:ins w:id="235" w:author="Edward Dick" w:date="2018-02-22T12:38:00Z">
        <w:r w:rsidR="009672D8">
          <w:t xml:space="preserve"> </w:t>
        </w:r>
      </w:ins>
      <w:ins w:id="236" w:author="Edward Dick" w:date="2018-02-22T12:37:00Z">
        <w:r>
          <w:t xml:space="preserve">description of data here; e.g. </w:t>
        </w:r>
      </w:ins>
      <w:ins w:id="237" w:author="Edward Dick" w:date="2018-02-23T16:08:00Z">
        <w:r w:rsidR="00803A0B">
          <w:t xml:space="preserve">samples are recorded as integer weights </w:t>
        </w:r>
        <w:r w:rsidR="006F443E">
          <w:t xml:space="preserve">(pounds) </w:t>
        </w:r>
        <w:r w:rsidR="00803A0B">
          <w:t xml:space="preserve">by port samplers, </w:t>
        </w:r>
      </w:ins>
      <w:ins w:id="238" w:author="Edward Dick" w:date="2018-02-22T12:37:00Z">
        <w:r>
          <w:t>nu</w:t>
        </w:r>
        <w:r w:rsidR="00F87FA0">
          <w:t xml:space="preserve">mber of market categories, </w:t>
        </w:r>
      </w:ins>
      <w:ins w:id="239" w:author="Edward Dick" w:date="2018-02-23T20:17:00Z">
        <w:r w:rsidR="00F87FA0">
          <w:t xml:space="preserve">range of </w:t>
        </w:r>
      </w:ins>
      <w:ins w:id="240" w:author="Edward Dick" w:date="2018-02-22T12:37:00Z">
        <w:r w:rsidR="00F87FA0">
          <w:t>year</w:t>
        </w:r>
      </w:ins>
      <w:ins w:id="241" w:author="Edward Dick" w:date="2018-02-23T20:17:00Z">
        <w:r w:rsidR="00F87FA0">
          <w:t>s</w:t>
        </w:r>
      </w:ins>
      <w:ins w:id="242" w:author="Edward Dick" w:date="2018-02-22T12:37:00Z">
        <w:r>
          <w:t>, gears, port complexes, ignoring live fish for now, etc.</w:t>
        </w:r>
      </w:ins>
      <w:ins w:id="243" w:author="Edward Dick" w:date="2018-02-22T12:38:00Z">
        <w:r w:rsidR="009672D8">
          <w:t xml:space="preserve">; </w:t>
        </w:r>
        <w:commentRangeStart w:id="244"/>
        <w:r w:rsidR="009672D8">
          <w:t>show m</w:t>
        </w:r>
        <w:r w:rsidR="00260D64">
          <w:t>ap of state with port complexes</w:t>
        </w:r>
      </w:ins>
      <w:commentRangeEnd w:id="244"/>
      <w:ins w:id="245" w:author="Edward Dick" w:date="2018-02-22T12:50:00Z">
        <w:r w:rsidR="00260D64">
          <w:rPr>
            <w:rStyle w:val="CommentReference"/>
          </w:rPr>
          <w:commentReference w:id="244"/>
        </w:r>
      </w:ins>
      <w:ins w:id="246" w:author="Edward Dick" w:date="2018-02-22T12:38:00Z">
        <w:r w:rsidR="009672D8">
          <w:t>]</w:t>
        </w:r>
      </w:ins>
    </w:p>
    <w:p w:rsidR="00E53C87" w:rsidRDefault="000F54D8">
      <w:pPr>
        <w:pStyle w:val="BodyText"/>
      </w:pPr>
      <w:r>
        <w:t>The model based methodology proposed here does not rely strongly upon the cluster sampling structure, but rather simply views each sample as independent and identically distributed (</w:t>
      </w:r>
      <m:oMath>
        <m:r>
          <w:rPr>
            <w:rFonts w:ascii="Cambria Math" w:hAnsi="Cambria Math"/>
          </w:rPr>
          <m:t>i.i.d.</m:t>
        </m:r>
      </m:oMath>
      <w:r>
        <w:t xml:space="preserve">) draws from </w:t>
      </w:r>
      <w:del w:id="247" w:author="Edward Dick" w:date="2018-02-23T15:41:00Z">
        <w:r w:rsidDel="006C7AAD">
          <w:delText xml:space="preserve">some </w:delText>
        </w:r>
      </w:del>
      <w:ins w:id="248" w:author="Edward Dick" w:date="2018-02-23T15:41:00Z">
        <w:r w:rsidR="006C7AAD">
          <w:t>a</w:t>
        </w:r>
        <w:r w:rsidR="006C7AAD">
          <w:t xml:space="preserve"> </w:t>
        </w:r>
      </w:ins>
      <w:r>
        <w:t xml:space="preserve">data generating model, conditional on </w:t>
      </w:r>
      <w:del w:id="249" w:author="Edward Dick" w:date="2018-02-23T15:41:00Z">
        <w:r w:rsidDel="006C7AAD">
          <w:delText xml:space="preserve">some </w:delText>
        </w:r>
      </w:del>
      <w:ins w:id="250" w:author="Edward Dick" w:date="2018-02-23T15:41:00Z">
        <w:r w:rsidR="006C7AAD">
          <w:t>a</w:t>
        </w:r>
        <w:r w:rsidR="006C7AAD">
          <w:t xml:space="preserve"> </w:t>
        </w:r>
      </w:ins>
      <w:r>
        <w:t xml:space="preserve">parameterization of the stratification system. So long as the parameterization and data generating model are sufficiently robust for handling the behavior of these data, the </w:t>
      </w:r>
      <w:r>
        <w:lastRenderedPageBreak/>
        <w:t xml:space="preserve">conditionally </w:t>
      </w:r>
      <m:oMath>
        <m:r>
          <w:rPr>
            <w:rFonts w:ascii="Cambria Math" w:hAnsi="Cambria Math"/>
          </w:rPr>
          <m:t>i.i.d.</m:t>
        </m:r>
      </m:oMath>
      <w:r>
        <w:t xml:space="preserve"> model of these data </w:t>
      </w:r>
      <w:del w:id="251" w:author="Edward Dick" w:date="2018-02-23T15:42:00Z">
        <w:r w:rsidDel="006C7AAD">
          <w:delText xml:space="preserve">can </w:delText>
        </w:r>
      </w:del>
      <w:ins w:id="252" w:author="Edward Dick" w:date="2018-02-23T15:42:00Z">
        <w:r w:rsidR="006C7AAD">
          <w:t>will</w:t>
        </w:r>
        <w:r w:rsidR="006C7AAD">
          <w:t xml:space="preserve"> </w:t>
        </w:r>
      </w:ins>
      <w:r>
        <w:t xml:space="preserve">be </w:t>
      </w:r>
      <w:del w:id="253" w:author="Edward Dick" w:date="2018-02-23T15:42:00Z">
        <w:r w:rsidDel="006C7AAD">
          <w:delText>seen as</w:delText>
        </w:r>
      </w:del>
      <w:ins w:id="254" w:author="Edward Dick" w:date="2018-02-23T15:42:00Z">
        <w:r w:rsidR="006C7AAD">
          <w:t>a</w:t>
        </w:r>
      </w:ins>
      <w:r>
        <w:t xml:space="preserve"> practically useful model for producing predictions about the data generating system.</w:t>
      </w:r>
      <w:del w:id="255" w:author="Edward Dick" w:date="2018-02-23T15:06:00Z">
        <w:r w:rsidDel="000646EF">
          <w:delText xml:space="preserve"> </w:delText>
        </w:r>
      </w:del>
    </w:p>
    <w:p w:rsidR="00E53C87" w:rsidRDefault="000F54D8">
      <w:pPr>
        <w:pStyle w:val="BodyText"/>
      </w:pPr>
      <w:r>
        <w:t xml:space="preserve">That said, for the purpose of modeling these data, it is enough to know which clusters were collected as part of which samples, and how big each cluster actually ended up being. This information is readily available from </w:t>
      </w:r>
      <w:proofErr w:type="spellStart"/>
      <w:r>
        <w:t>CALCOM</w:t>
      </w:r>
      <w:proofErr w:type="gramStart"/>
      <w:ins w:id="256" w:author="Edward Dick" w:date="2018-02-23T15:42:00Z">
        <w:r w:rsidR="006C7AAD">
          <w:rPr>
            <w:color w:val="FF0000"/>
          </w:rPr>
          <w:t>,</w:t>
        </w:r>
      </w:ins>
      <w:proofErr w:type="gramEnd"/>
      <w:del w:id="257" w:author="Edward Dick" w:date="2018-02-23T15:42:00Z">
        <w:r w:rsidDel="006C7AAD">
          <w:delText xml:space="preserve"> </w:delText>
        </w:r>
        <w:r w:rsidRPr="000F54D8" w:rsidDel="006C7AAD">
          <w:rPr>
            <w:color w:val="FF0000"/>
          </w:rPr>
          <w:delText xml:space="preserve">(the </w:delText>
        </w:r>
      </w:del>
      <w:ins w:id="258" w:author="Edward Dick" w:date="2018-02-23T15:42:00Z">
        <w:r w:rsidR="006C7AAD">
          <w:rPr>
            <w:color w:val="FF0000"/>
          </w:rPr>
          <w:t>a</w:t>
        </w:r>
        <w:proofErr w:type="spellEnd"/>
        <w:r w:rsidR="006C7AAD" w:rsidRPr="000F54D8">
          <w:rPr>
            <w:color w:val="FF0000"/>
          </w:rPr>
          <w:t xml:space="preserve"> </w:t>
        </w:r>
      </w:ins>
      <w:r w:rsidRPr="000F54D8">
        <w:rPr>
          <w:color w:val="FF0000"/>
        </w:rPr>
        <w:t>database maintained by the California Cooperative Groundfish Survey</w:t>
      </w:r>
      <w:ins w:id="259" w:author="Edward Dick" w:date="2018-02-23T15:42:00Z">
        <w:r w:rsidR="006C7AAD">
          <w:rPr>
            <w:color w:val="FF0000"/>
          </w:rPr>
          <w:t xml:space="preserve"> (CALCOM 2018</w:t>
        </w:r>
      </w:ins>
      <w:r w:rsidRPr="000F54D8">
        <w:rPr>
          <w:color w:val="FF0000"/>
        </w:rPr>
        <w:t>)</w:t>
      </w:r>
      <w:r>
        <w:t xml:space="preserve">. </w:t>
      </w:r>
      <w:del w:id="260" w:author="Edward Dick" w:date="2018-02-23T15:43:00Z">
        <w:r w:rsidDel="006C7AAD">
          <w:delText>For the purpose of the models presented here,</w:delText>
        </w:r>
      </w:del>
      <w:ins w:id="261" w:author="Edward Dick" w:date="2018-02-23T15:43:00Z">
        <w:r w:rsidR="006C7AAD">
          <w:t>Specifically, we aggregate</w:t>
        </w:r>
      </w:ins>
      <w:r>
        <w:t xml:space="preserve"> all </w:t>
      </w:r>
      <w:del w:id="262" w:author="Edward Dick" w:date="2018-02-23T15:43:00Z">
        <w:r w:rsidDel="006C7AAD">
          <w:delText xml:space="preserve">of the </w:delText>
        </w:r>
      </w:del>
      <w:r>
        <w:t xml:space="preserve">observed clusters across a unique sample </w:t>
      </w:r>
      <w:del w:id="263" w:author="Edward Dick" w:date="2018-02-23T15:43:00Z">
        <w:r w:rsidDel="006C7AAD">
          <w:delText xml:space="preserve">are aggregated </w:delText>
        </w:r>
      </w:del>
      <w:r>
        <w:t xml:space="preserve">so that the total weight sampled is the sum of all </w:t>
      </w:r>
      <w:del w:id="264" w:author="Edward Dick" w:date="2018-02-23T15:44:00Z">
        <w:r w:rsidDel="006C7AAD">
          <w:delText xml:space="preserve">of the total </w:delText>
        </w:r>
      </w:del>
      <w:r>
        <w:t xml:space="preserve">pounds </w:t>
      </w:r>
      <w:del w:id="265" w:author="Edward Dick" w:date="2018-02-23T15:44:00Z">
        <w:r w:rsidDel="006C7AAD">
          <w:delText xml:space="preserve">sampled </w:delText>
        </w:r>
      </w:del>
      <w:r>
        <w:t xml:space="preserve">in each </w:t>
      </w:r>
      <w:del w:id="266" w:author="Edward Dick" w:date="2018-02-23T15:44:00Z">
        <w:r w:rsidDel="006C7AAD">
          <w:delText xml:space="preserve">cluster of each </w:delText>
        </w:r>
      </w:del>
      <w:r>
        <w:t>unique sample. Similarly</w:t>
      </w:r>
      <w:ins w:id="267" w:author="Edward Dick" w:date="2018-02-23T15:45:00Z">
        <w:r w:rsidR="006C7AAD">
          <w:t>,</w:t>
        </w:r>
      </w:ins>
      <w:r>
        <w:t xml:space="preserve"> the observed weight for a particular species in each unique sample is the sum of all of the observed weights, for that species, across each cluster of each unique sample.</w:t>
      </w:r>
    </w:p>
    <w:p w:rsidR="00E53C87" w:rsidRDefault="000F54D8">
      <w:pPr>
        <w:pStyle w:val="BodyText"/>
      </w:pPr>
      <w:r>
        <w:t xml:space="preserve">Although model based data analysis has the potential to add significant structure to data, </w:t>
      </w:r>
      <w:del w:id="268" w:author="Edward Dick" w:date="2018-02-23T15:46:00Z">
        <w:r w:rsidDel="006C7AAD">
          <w:delText>an ethical</w:delText>
        </w:r>
      </w:del>
      <w:ins w:id="269" w:author="Edward Dick" w:date="2018-02-23T15:47:00Z">
        <w:r w:rsidR="006C7AAD">
          <w:t>a</w:t>
        </w:r>
      </w:ins>
      <w:ins w:id="270" w:author="Edward Dick" w:date="2018-02-23T15:46:00Z">
        <w:r w:rsidR="006C7AAD">
          <w:t xml:space="preserve"> judicious</w:t>
        </w:r>
      </w:ins>
      <w:r>
        <w:t xml:space="preserve"> application of these methods must always confront the model with enough empirical information to adequately learn about the system. In this setting some market categories and time periods may not be well enough sampled to learn the parameters of the models presented here. For </w:t>
      </w:r>
      <w:ins w:id="271" w:author="Edward Dick" w:date="2018-02-23T15:48:00Z">
        <w:r w:rsidR="006C7AAD">
          <w:t xml:space="preserve">this reason, we refrain from modeling </w:t>
        </w:r>
      </w:ins>
      <w:r>
        <w:t xml:space="preserve">any </w:t>
      </w:r>
      <w:del w:id="272" w:author="Edward Dick" w:date="2018-02-23T15:48:00Z">
        <w:r w:rsidDel="006C7AAD">
          <w:delText xml:space="preserve">modeled </w:delText>
        </w:r>
      </w:del>
      <w:r>
        <w:t>period where the minimum number of possible parameters exceeds the number of samples for the modeled period</w:t>
      </w:r>
      <w:del w:id="273" w:author="Edward Dick" w:date="2018-02-23T15:48:00Z">
        <w:r w:rsidDel="006C7AAD">
          <w:delText>, the model is not applied</w:delText>
        </w:r>
      </w:del>
      <w:r>
        <w:t xml:space="preserve">. Rather than apply models inappropriately, these </w:t>
      </w:r>
      <w:del w:id="274" w:author="Edward Dick" w:date="2018-02-23T15:48:00Z">
        <w:r w:rsidDel="006C7AAD">
          <w:delText xml:space="preserve">cases </w:delText>
        </w:r>
      </w:del>
      <w:ins w:id="275" w:author="Edward Dick" w:date="2018-02-23T15:48:00Z">
        <w:r w:rsidR="006C7AAD">
          <w:t>landings</w:t>
        </w:r>
        <w:r w:rsidR="006C7AAD">
          <w:t xml:space="preserve"> </w:t>
        </w:r>
      </w:ins>
      <w:r>
        <w:t xml:space="preserve">are </w:t>
      </w:r>
      <w:proofErr w:type="spellStart"/>
      <w:r>
        <w:t>speciated</w:t>
      </w:r>
      <w:proofErr w:type="spellEnd"/>
      <w:r>
        <w:t xml:space="preserve"> as the nominal species for their market category. We later demonstrate </w:t>
      </w:r>
      <w:del w:id="276" w:author="Edward Dick" w:date="2018-02-23T15:49:00Z">
        <w:r w:rsidDel="006C7AAD">
          <w:delText xml:space="preserve">in Figure </w:delText>
        </w:r>
        <m:oMath>
          <m:r>
            <w:rPr>
              <w:rFonts w:ascii="Cambria Math" w:hAnsi="Cambria Math"/>
            </w:rPr>
            <m:t>(bars)</m:t>
          </m:r>
        </m:oMath>
        <w:r w:rsidDel="006C7AAD">
          <w:delText xml:space="preserve"> </w:delText>
        </w:r>
      </w:del>
      <w:r>
        <w:t xml:space="preserve">that due to the prioritization for sampling heavily landed, or otherwise commercially relevant categories, </w:t>
      </w:r>
      <w:del w:id="277" w:author="Edward Dick" w:date="2018-02-23T15:49:00Z">
        <w:r w:rsidDel="006C7AAD">
          <w:delText xml:space="preserve">a </w:delText>
        </w:r>
      </w:del>
      <w:ins w:id="278" w:author="Edward Dick" w:date="2018-02-23T15:49:00Z">
        <w:r w:rsidR="006C7AAD">
          <w:t>this</w:t>
        </w:r>
        <w:r w:rsidR="006C7AAD">
          <w:t xml:space="preserve"> </w:t>
        </w:r>
      </w:ins>
      <w:r>
        <w:t xml:space="preserve">sample size heuristic </w:t>
      </w:r>
      <w:del w:id="279" w:author="Edward Dick" w:date="2018-02-23T15:50:00Z">
        <w:r w:rsidDel="006C7AAD">
          <w:delText xml:space="preserve">such as this, typically </w:delText>
        </w:r>
      </w:del>
      <w:r>
        <w:t xml:space="preserve">only leads to nominal speciation in market categories and time periods where total landings are low. Thus the </w:t>
      </w:r>
      <w:commentRangeStart w:id="280"/>
      <w:r>
        <w:t xml:space="preserve">expanded </w:t>
      </w:r>
      <w:commentRangeEnd w:id="280"/>
      <w:r w:rsidR="006C7AAD">
        <w:rPr>
          <w:rStyle w:val="CommentReference"/>
        </w:rPr>
        <w:commentReference w:id="280"/>
      </w:r>
      <w:r>
        <w:t>landings in these periods have a negligible effect on the overall expanded landings for species in these categories.</w:t>
      </w:r>
    </w:p>
    <w:p w:rsidR="00E53C87" w:rsidRDefault="000F54D8">
      <w:pPr>
        <w:pStyle w:val="Heading2"/>
      </w:pPr>
      <w:bookmarkStart w:id="281" w:name="data-generating-model"/>
      <w:bookmarkEnd w:id="281"/>
      <w:r>
        <w:t>Data Generating Model</w:t>
      </w:r>
    </w:p>
    <w:p w:rsidR="00E53C87" w:rsidRDefault="000F54D8">
      <w:pPr>
        <w:pStyle w:val="FirstParagraph"/>
      </w:pPr>
      <w:r>
        <w:t>For the purposes of accurately modeling not only species composition means, but also higher moments of the data, such as species composition variances, it is necessary to recognize model limitations with respect to over-dispersed data. Among the simplest models for count data are the Poisson and binomial models. Both models are typically specified with a single parameter for</w:t>
      </w:r>
      <w:del w:id="282" w:author="Edward Dick" w:date="2018-02-23T15:54:00Z">
        <w:r w:rsidDel="00087EED">
          <w:delText xml:space="preserve"> </w:delText>
        </w:r>
      </w:del>
      <w:r>
        <w:t xml:space="preserve"> modeling all of the moments of the data, and thus they rely heavily on their respective data generating processes to accurately represent higher moments in the data. </w:t>
      </w:r>
      <w:proofErr w:type="spellStart"/>
      <w:r>
        <w:t>McCullagh</w:t>
      </w:r>
      <w:proofErr w:type="spellEnd"/>
      <w:r>
        <w:t xml:space="preserve"> and </w:t>
      </w:r>
      <w:proofErr w:type="spellStart"/>
      <w:r>
        <w:t>Nelder</w:t>
      </w:r>
      <w:proofErr w:type="spellEnd"/>
      <w:r>
        <w:t xml:space="preserve"> (1989, pg. 124) commiserate about the prevalence of over-dispersed data in cluster sampling, and explain ways in which cluster sampling itself may result in over-dispersion.</w:t>
      </w:r>
    </w:p>
    <w:p w:rsidR="00E53C87" w:rsidRDefault="000F54D8">
      <w:pPr>
        <w:pStyle w:val="BodyText"/>
      </w:pPr>
      <w:r>
        <w:t xml:space="preserve">Extending the Poisson and binomial models to deal with over-dispersion, typically involves adding additional parameters for the purpose of modeling higher moments of the data. The negative binomial (NB) distribution is often used as an over-dispersed extension of the Poisson model, since it can be expressly written as an infinite mixture of Poisson distributions. </w:t>
      </w:r>
      <w:del w:id="283" w:author="Edward Dick" w:date="2018-02-23T15:56:00Z">
        <w:r w:rsidDel="00087EED">
          <w:delText>While the</w:delText>
        </w:r>
      </w:del>
      <w:ins w:id="284" w:author="Edward Dick" w:date="2018-02-23T15:56:00Z">
        <w:r w:rsidR="00087EED">
          <w:t>The</w:t>
        </w:r>
      </w:ins>
      <w:r>
        <w:t xml:space="preserve"> beta-binomial model is </w:t>
      </w:r>
      <w:del w:id="285" w:author="Edward Dick" w:date="2018-02-23T15:56:00Z">
        <w:r w:rsidDel="00087EED">
          <w:delText xml:space="preserve">typically </w:delText>
        </w:r>
      </w:del>
      <w:ins w:id="286" w:author="Edward Dick" w:date="2018-02-23T15:56:00Z">
        <w:r w:rsidR="00087EED">
          <w:t>commonly</w:t>
        </w:r>
        <w:r w:rsidR="00087EED">
          <w:t xml:space="preserve"> </w:t>
        </w:r>
      </w:ins>
      <w:r>
        <w:t xml:space="preserve">used </w:t>
      </w:r>
      <w:del w:id="287" w:author="Edward Dick" w:date="2018-02-23T15:56:00Z">
        <w:r w:rsidDel="00087EED">
          <w:delText xml:space="preserve">to </w:delText>
        </w:r>
      </w:del>
      <w:r>
        <w:t>as an over-dispersed extension of the binomial model.</w:t>
      </w:r>
    </w:p>
    <w:p w:rsidR="00E53C87" w:rsidDel="00087EED" w:rsidRDefault="000F54D8">
      <w:pPr>
        <w:pStyle w:val="Heading3"/>
        <w:rPr>
          <w:del w:id="288" w:author="Edward Dick" w:date="2018-02-23T15:58:00Z"/>
        </w:rPr>
      </w:pPr>
      <w:bookmarkStart w:id="289" w:name="an-example"/>
      <w:bookmarkEnd w:id="289"/>
      <w:del w:id="290" w:author="Edward Dick" w:date="2018-02-23T15:58:00Z">
        <w:r w:rsidDel="00087EED">
          <w:lastRenderedPageBreak/>
          <w:delText>An Example</w:delText>
        </w:r>
      </w:del>
    </w:p>
    <w:p w:rsidR="00005CAA" w:rsidRDefault="00005CAA" w:rsidP="00005CAA">
      <w:pPr>
        <w:pStyle w:val="BodyText"/>
        <w:rPr>
          <w:moveTo w:id="291" w:author="Edward Dick" w:date="2018-02-23T16:11:00Z"/>
        </w:rPr>
      </w:pPr>
      <w:moveToRangeStart w:id="292" w:author="Edward Dick" w:date="2018-02-23T16:11:00Z" w:name="move507165616"/>
      <w:moveTo w:id="293" w:author="Edward Dick" w:date="2018-02-23T16:11:00Z">
        <w:r>
          <w:t>The Poisson and binomial models attempt to model both the mean and residual variance of the data with a single parameter for each species. By definition these models have residual variances which are tied to the species means. Simply estimating the mean parameters in these cases may not be sufficient to produce models which predict well.</w:t>
        </w:r>
      </w:moveTo>
    </w:p>
    <w:p w:rsidR="00005CAA" w:rsidRDefault="00005CAA" w:rsidP="00005CAA">
      <w:pPr>
        <w:pStyle w:val="BodyText"/>
        <w:rPr>
          <w:moveTo w:id="294" w:author="Edward Dick" w:date="2018-02-23T16:11:00Z"/>
        </w:rPr>
      </w:pPr>
      <w:moveTo w:id="295" w:author="Edward Dick" w:date="2018-02-23T16:11:00Z">
        <w:r>
          <w:t xml:space="preserve">In contrast, the negative binomial and beta-binomial models estimate an additional parameter which can be used to disentangle the mean and residual variance estimates. Thus the negative binomial and beta-binomial models may produce more accurate estimates of the residual variance. Furthermore, in better modeling the variance, these models may often produce more accurate measures of center as well. </w:t>
        </w:r>
      </w:moveTo>
    </w:p>
    <w:moveToRangeEnd w:id="292"/>
    <w:p w:rsidR="00E53C87" w:rsidRDefault="000F54D8">
      <w:pPr>
        <w:pStyle w:val="FirstParagraph"/>
      </w:pPr>
      <w:r>
        <w:t>To discern between these discrete modeling options we consider</w:t>
      </w:r>
      <w:ins w:id="296" w:author="Edward Dick" w:date="2018-02-23T15:58:00Z">
        <w:r w:rsidR="00087EED">
          <w:t>ed</w:t>
        </w:r>
      </w:ins>
      <w:r>
        <w:t xml:space="preserve"> </w:t>
      </w:r>
      <w:del w:id="297" w:author="Edward Dick" w:date="2018-02-23T15:58:00Z">
        <w:r w:rsidDel="00087EED">
          <w:delText xml:space="preserve">a small scale example of the </w:delText>
        </w:r>
      </w:del>
      <w:r>
        <w:t xml:space="preserve">Poisson, binomial, negative binomial, and beta-binomial models fit to </w:t>
      </w:r>
      <w:ins w:id="298" w:author="Edward Dick" w:date="2018-02-23T15:59:00Z">
        <w:r w:rsidR="00087EED">
          <w:t xml:space="preserve">a subset of </w:t>
        </w:r>
      </w:ins>
      <w:r>
        <w:t xml:space="preserve">the </w:t>
      </w:r>
      <w:del w:id="299" w:author="Edward Dick" w:date="2018-02-23T16:09:00Z">
        <w:r w:rsidDel="00005CAA">
          <w:delText xml:space="preserve">port sampling </w:delText>
        </w:r>
      </w:del>
      <w:r>
        <w:t>integer weight data from market category 250, in the Monterey port complex trawl fishery in 1982</w:t>
      </w:r>
      <w:commentRangeStart w:id="300"/>
      <w:r>
        <w:t xml:space="preserve">. </w:t>
      </w:r>
      <m:oMath>
        <m:r>
          <w:rPr>
            <w:rFonts w:ascii="Cambria Math" w:hAnsi="Cambria Math"/>
          </w:rPr>
          <m:t>(anywillwork)</m:t>
        </m:r>
      </m:oMath>
      <w:r>
        <w:t xml:space="preserve"> </w:t>
      </w:r>
      <w:commentRangeEnd w:id="300"/>
      <w:r w:rsidR="00005CAA">
        <w:rPr>
          <w:rStyle w:val="CommentReference"/>
        </w:rPr>
        <w:commentReference w:id="300"/>
      </w:r>
      <w:r>
        <w:t>This stratum was visited 32 times by port samplers, collecting a total of 59</w:t>
      </w:r>
      <w:del w:id="301" w:author="Edward Dick" w:date="2018-02-23T16:07:00Z">
        <w:r w:rsidDel="00803A0B">
          <w:delText xml:space="preserve"> </w:delText>
        </w:r>
      </w:del>
      <w:r>
        <w:t xml:space="preserve"> cluster samples across 55 unique species.  Each of the above</w:t>
      </w:r>
      <w:ins w:id="302" w:author="Edward Dick" w:date="2018-02-23T16:10:00Z">
        <w:r w:rsidR="00005CAA">
          <w:t xml:space="preserve"> mentioned</w:t>
        </w:r>
      </w:ins>
      <w:r>
        <w:t xml:space="preserve"> models are fit to these data.</w:t>
      </w:r>
    </w:p>
    <w:p w:rsidR="00E53C87" w:rsidDel="00005CAA" w:rsidRDefault="000F54D8">
      <w:pPr>
        <w:pStyle w:val="BodyText"/>
        <w:rPr>
          <w:moveFrom w:id="303" w:author="Edward Dick" w:date="2018-02-23T16:11:00Z"/>
        </w:rPr>
      </w:pPr>
      <w:moveFromRangeStart w:id="304" w:author="Edward Dick" w:date="2018-02-23T16:11:00Z" w:name="move507165616"/>
      <w:moveFrom w:id="305" w:author="Edward Dick" w:date="2018-02-23T16:11:00Z">
        <w:r w:rsidDel="00005CAA">
          <w:t>The Poisson and binomial models attempt to model both the mean and residual variance of the data with a single parameter for each species. By definition these models have residual variances which are tied to the species means. Simply estimating the mean parameters in these cases may not be sufficient to produce models which predict well.</w:t>
        </w:r>
      </w:moveFrom>
    </w:p>
    <w:p w:rsidR="00E53C87" w:rsidDel="00005CAA" w:rsidRDefault="000F54D8">
      <w:pPr>
        <w:pStyle w:val="BodyText"/>
        <w:rPr>
          <w:moveFrom w:id="306" w:author="Edward Dick" w:date="2018-02-23T16:11:00Z"/>
        </w:rPr>
      </w:pPr>
      <w:moveFrom w:id="307" w:author="Edward Dick" w:date="2018-02-23T16:11:00Z">
        <w:r w:rsidDel="00005CAA">
          <w:t xml:space="preserve">In contrast, the negative binomial and beta-binomial models estimate an additional parameter which can be used to disentangle the mean and residual variance estimates. Thus the negative binomial and beta-binomial models may produce more accurate estimates of the residual variance. Furthermore, in better modeling the variance, these models may often produce more accurate measures of center as well. </w:t>
        </w:r>
      </w:moveFrom>
    </w:p>
    <w:moveFromRangeEnd w:id="304"/>
    <w:p w:rsidR="00E53C87" w:rsidRDefault="000F54D8">
      <w:pPr>
        <w:pStyle w:val="BodyText"/>
      </w:pPr>
      <w:commentRangeStart w:id="308"/>
      <w:r>
        <w:t>For each of the above mentioned models The predictive species composition distributions are visualized in Figure(</w:t>
      </w:r>
      <m:oMath>
        <m:r>
          <w:rPr>
            <w:rFonts w:ascii="Cambria Math" w:hAnsi="Cambria Math"/>
          </w:rPr>
          <m:t>IntervalPlot</m:t>
        </m:r>
      </m:oMath>
      <w:r>
        <w:t xml:space="preserve">) as 95% Highest Density Intervals (HDI) </w:t>
      </w:r>
      <m:oMath>
        <m:r>
          <w:rPr>
            <w:rFonts w:ascii="Cambria Math" w:hAnsi="Cambria Math"/>
          </w:rPr>
          <m:t>(citations)</m:t>
        </m:r>
      </m:oMath>
      <w:r>
        <w:t xml:space="preserve">, </w:t>
      </w:r>
      <w:proofErr w:type="gramStart"/>
      <w:r>
        <w:t>plotted</w:t>
      </w:r>
      <w:proofErr w:type="gramEnd"/>
      <w:r>
        <w:t xml:space="preserve"> on top of the predictive means for each model and the observed species compositions from the data in Figure(</w:t>
      </w:r>
      <m:oMath>
        <m:r>
          <w:rPr>
            <w:rFonts w:ascii="Cambria Math" w:hAnsi="Cambria Math"/>
          </w:rPr>
          <m:t>IntervalPlot</m:t>
        </m:r>
      </m:oMath>
      <w:r>
        <w:t xml:space="preserve">). For brevity we only consider the most prevalent six species in this example (CLPR, BCAC, WDOW, BLGL, ARRA, </w:t>
      </w:r>
      <w:proofErr w:type="gramStart"/>
      <w:r>
        <w:t>BANK</w:t>
      </w:r>
      <w:proofErr w:type="gramEnd"/>
      <w:r>
        <w:t>). Additionally, the MSE, DIC, WAIC, and Bayesian marginal likelihood model probabilities are computed for each model as measures of model fit as seen in Table(</w:t>
      </w:r>
      <m:oMath>
        <m:r>
          <w:rPr>
            <w:rFonts w:ascii="Cambria Math" w:hAnsi="Cambria Math"/>
          </w:rPr>
          <m:t>likel</m:t>
        </m:r>
        <m:r>
          <w:rPr>
            <w:rFonts w:ascii="Cambria Math" w:hAnsi="Cambria Math"/>
          </w:rPr>
          <m:t>ihoodtable</m:t>
        </m:r>
      </m:oMath>
      <w:r>
        <w:t>).</w:t>
      </w:r>
    </w:p>
    <w:p w:rsidR="00E53C87" w:rsidRDefault="000F54D8">
      <w:pPr>
        <w:pStyle w:val="BodyText"/>
      </w:pPr>
      <w:proofErr w:type="gramStart"/>
      <w:r>
        <w:t>Table(</w:t>
      </w:r>
      <w:proofErr w:type="gramEnd"/>
      <m:oMath>
        <m:r>
          <w:rPr>
            <w:rFonts w:ascii="Cambria Math" w:hAnsi="Cambria Math"/>
          </w:rPr>
          <m:t>likelihoodtable</m:t>
        </m:r>
      </m:oMath>
      <w:r>
        <w:t xml:space="preserve">) show a clear preference for the overdispersed models, with the most overall support for the beta-binomial model. </w:t>
      </w:r>
      <w:proofErr w:type="gramStart"/>
      <w:r>
        <w:t xml:space="preserve">This initial result </w:t>
      </w:r>
      <w:proofErr w:type="spellStart"/>
      <w:r>
        <w:t>guide</w:t>
      </w:r>
      <w:ins w:id="309" w:author="Edward Dick" w:date="2018-02-24T07:41:00Z">
        <w:r w:rsidR="00752132">
          <w:t>ded</w:t>
        </w:r>
      </w:ins>
      <w:proofErr w:type="spellEnd"/>
      <w:del w:id="310" w:author="Edward Dick" w:date="2018-02-24T07:41:00Z">
        <w:r w:rsidDel="00752132">
          <w:delText>s</w:delText>
        </w:r>
      </w:del>
      <w:r>
        <w:t xml:space="preserve"> the use of the beta-binomial data generating model for the purposes of building a model to apply at an operational scale.</w:t>
      </w:r>
      <w:commentRangeEnd w:id="308"/>
      <w:proofErr w:type="gramEnd"/>
      <w:r w:rsidR="00005CAA">
        <w:rPr>
          <w:rStyle w:val="CommentReference"/>
        </w:rPr>
        <w:commentReference w:id="308"/>
      </w:r>
    </w:p>
    <w:p w:rsidR="00E53C87" w:rsidRDefault="000F54D8">
      <w:pPr>
        <w:pStyle w:val="Heading3"/>
      </w:pPr>
      <w:bookmarkStart w:id="311" w:name="operationalized-model"/>
      <w:bookmarkEnd w:id="311"/>
      <w:commentRangeStart w:id="312"/>
      <w:r>
        <w:t xml:space="preserve">Operationalized </w:t>
      </w:r>
      <w:commentRangeEnd w:id="312"/>
      <w:r w:rsidR="00DC5210">
        <w:rPr>
          <w:rStyle w:val="CommentReference"/>
          <w:rFonts w:asciiTheme="minorHAnsi" w:eastAsiaTheme="minorHAnsi" w:hAnsiTheme="minorHAnsi" w:cstheme="minorBidi"/>
          <w:b w:val="0"/>
          <w:bCs w:val="0"/>
          <w:color w:val="auto"/>
        </w:rPr>
        <w:commentReference w:id="312"/>
      </w:r>
      <w:r>
        <w:t>Model</w:t>
      </w:r>
    </w:p>
    <w:p w:rsidR="00E53C87" w:rsidRDefault="000F54D8">
      <w:pPr>
        <w:pStyle w:val="FirstParagraph"/>
      </w:pPr>
      <w:r>
        <w:t xml:space="preserve">For a particular market category, </w:t>
      </w:r>
      <m:oMath>
        <m:sSub>
          <m:sSubPr>
            <m:ctrlPr>
              <w:rPr>
                <w:rFonts w:ascii="Cambria Math" w:hAnsi="Cambria Math"/>
              </w:rPr>
            </m:ctrlPr>
          </m:sSubPr>
          <m:e>
            <m:r>
              <w:rPr>
                <w:rFonts w:ascii="Cambria Math" w:hAnsi="Cambria Math"/>
              </w:rPr>
              <m:t>y</m:t>
            </m:r>
          </m:e>
          <m:sub>
            <m:r>
              <w:rPr>
                <w:rFonts w:ascii="Cambria Math" w:hAnsi="Cambria Math"/>
              </w:rPr>
              <m:t>ijklmη</m:t>
            </m:r>
          </m:sub>
        </m:sSub>
      </m:oMath>
      <w:r>
        <w:t xml:space="preserve"> is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sample of the </w:t>
      </w:r>
      <m:oMath>
        <m:sSup>
          <m:sSupPr>
            <m:ctrlPr>
              <w:rPr>
                <w:rFonts w:ascii="Cambria Math" w:hAnsi="Cambria Math"/>
              </w:rPr>
            </m:ctrlPr>
          </m:sSupPr>
          <m:e>
            <m:r>
              <w:rPr>
                <w:rFonts w:ascii="Cambria Math" w:hAnsi="Cambria Math"/>
              </w:rPr>
              <m:t>j</m:t>
            </m:r>
          </m:e>
          <m:sup>
            <m:r>
              <w:rPr>
                <w:rFonts w:ascii="Cambria Math" w:hAnsi="Cambria Math"/>
              </w:rPr>
              <m:t>th</m:t>
            </m:r>
          </m:sup>
        </m:sSup>
      </m:oMath>
      <w:r>
        <w:t xml:space="preserve"> species' weight, in the </w:t>
      </w:r>
      <m:oMath>
        <m:sSup>
          <m:sSupPr>
            <m:ctrlPr>
              <w:rPr>
                <w:rFonts w:ascii="Cambria Math" w:hAnsi="Cambria Math"/>
              </w:rPr>
            </m:ctrlPr>
          </m:sSupPr>
          <m:e>
            <m:r>
              <w:rPr>
                <w:rFonts w:ascii="Cambria Math" w:hAnsi="Cambria Math"/>
              </w:rPr>
              <m:t>k</m:t>
            </m:r>
          </m:e>
          <m:sup>
            <m:r>
              <w:rPr>
                <w:rFonts w:ascii="Cambria Math" w:hAnsi="Cambria Math"/>
              </w:rPr>
              <m:t>th</m:t>
            </m:r>
          </m:sup>
        </m:sSup>
      </m:oMath>
      <w:r>
        <w:t xml:space="preserve"> port, caught with the </w:t>
      </w:r>
      <m:oMath>
        <m:sSup>
          <m:sSupPr>
            <m:ctrlPr>
              <w:rPr>
                <w:rFonts w:ascii="Cambria Math" w:hAnsi="Cambria Math"/>
              </w:rPr>
            </m:ctrlPr>
          </m:sSupPr>
          <m:e>
            <m:r>
              <w:rPr>
                <w:rFonts w:ascii="Cambria Math" w:hAnsi="Cambria Math"/>
              </w:rPr>
              <m:t>l</m:t>
            </m:r>
          </m:e>
          <m:sup>
            <m:r>
              <w:rPr>
                <w:rFonts w:ascii="Cambria Math" w:hAnsi="Cambria Math"/>
              </w:rPr>
              <m:t>th</m:t>
            </m:r>
          </m:sup>
        </m:sSup>
      </m:oMath>
      <w:r>
        <w:t xml:space="preserve"> gear, in the </w:t>
      </w:r>
      <m:oMath>
        <m:sSup>
          <m:sSupPr>
            <m:ctrlPr>
              <w:rPr>
                <w:rFonts w:ascii="Cambria Math" w:hAnsi="Cambria Math"/>
              </w:rPr>
            </m:ctrlPr>
          </m:sSupPr>
          <m:e>
            <m:r>
              <w:rPr>
                <w:rFonts w:ascii="Cambria Math" w:hAnsi="Cambria Math"/>
              </w:rPr>
              <m:t>η</m:t>
            </m:r>
          </m:e>
          <m:sup>
            <m:r>
              <w:rPr>
                <w:rFonts w:ascii="Cambria Math" w:hAnsi="Cambria Math"/>
              </w:rPr>
              <m:t>th</m:t>
            </m:r>
          </m:sup>
        </m:sSup>
      </m:oMath>
      <w:r>
        <w:t xml:space="preserve"> quarter, of </w:t>
      </w:r>
      <w:proofErr w:type="gramStart"/>
      <w:r>
        <w:t xml:space="preserve">year </w:t>
      </w:r>
      <w:proofErr w:type="gramEnd"/>
      <m:oMath>
        <m:r>
          <w:rPr>
            <w:rFonts w:ascii="Cambria Math" w:hAnsi="Cambria Math"/>
          </w:rPr>
          <m:t>m</m:t>
        </m:r>
      </m:oMath>
      <w:r>
        <w:t xml:space="preserve">. </w:t>
      </w:r>
      <w:commentRangeStart w:id="313"/>
      <w:r>
        <w:t xml:space="preserve">As supported by the </w:t>
      </w:r>
      <w:r>
        <w:lastRenderedPageBreak/>
        <w:t xml:space="preserve">preliminary results in </w:t>
      </w:r>
      <w:proofErr w:type="gramStart"/>
      <w:r>
        <w:t>Figure(</w:t>
      </w:r>
      <w:proofErr w:type="gramEnd"/>
      <m:oMath>
        <m:r>
          <w:rPr>
            <w:rFonts w:ascii="Cambria Math" w:hAnsi="Cambria Math"/>
          </w:rPr>
          <m:t>IntervalPlot</m:t>
        </m:r>
      </m:oMath>
      <w:r>
        <w:t>) and Table(</w:t>
      </w:r>
      <m:oMath>
        <m:r>
          <w:rPr>
            <w:rFonts w:ascii="Cambria Math" w:hAnsi="Cambria Math"/>
          </w:rPr>
          <m:t>likelihoodtable</m:t>
        </m:r>
      </m:oMath>
      <w:r>
        <w:t xml:space="preserve">), </w:t>
      </w:r>
      <w:commentRangeEnd w:id="313"/>
      <w:r w:rsidR="00DC5210">
        <w:rPr>
          <w:rStyle w:val="CommentReference"/>
        </w:rPr>
        <w:commentReference w:id="313"/>
      </w:r>
      <w:del w:id="314" w:author="Edward Dick" w:date="2018-02-23T16:17:00Z">
        <w:r w:rsidDel="00DC5210">
          <w:delText xml:space="preserve">the </w:delText>
        </w:r>
      </w:del>
      <w:ins w:id="315" w:author="Edward Dick" w:date="2018-02-23T16:17:00Z">
        <w:r w:rsidR="00DC5210">
          <w:t>The</w:t>
        </w:r>
        <w:r w:rsidR="00DC5210">
          <w:t xml:space="preserve"> </w:t>
        </w:r>
      </w:ins>
      <m:oMath>
        <m:sSub>
          <m:sSubPr>
            <m:ctrlPr>
              <w:rPr>
                <w:rFonts w:ascii="Cambria Math" w:hAnsi="Cambria Math"/>
              </w:rPr>
            </m:ctrlPr>
          </m:sSubPr>
          <m:e>
            <m:r>
              <w:rPr>
                <w:rFonts w:ascii="Cambria Math" w:hAnsi="Cambria Math"/>
              </w:rPr>
              <m:t>y</m:t>
            </m:r>
          </m:e>
          <m:sub>
            <m:r>
              <w:rPr>
                <w:rFonts w:ascii="Cambria Math" w:hAnsi="Cambria Math"/>
              </w:rPr>
              <m:t>ijklmη</m:t>
            </m:r>
          </m:sub>
        </m:sSub>
      </m:oMath>
      <w:r>
        <w:t xml:space="preserve"> are modeled as observations from a beta-binomial distribution conditional on parameters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w:t>
      </w:r>
    </w:p>
    <w:p w:rsidR="00E53C87" w:rsidRDefault="00416394">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ijklmη</m:t>
              </m:r>
            </m:sub>
          </m:sSub>
          <m:r>
            <w:rPr>
              <w:rFonts w:ascii="Cambria Math" w:hAnsi="Cambria Math"/>
            </w:rPr>
            <m:t>∼BB(</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, </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m:t>
          </m:r>
        </m:oMath>
      </m:oMathPara>
    </w:p>
    <w:p w:rsidR="00E53C87" w:rsidRDefault="000F54D8">
      <w:pPr>
        <w:pStyle w:val="BodyText"/>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proofErr w:type="gramStart"/>
      <w:r>
        <w:t xml:space="preserve"> is the stratum level</w:t>
      </w:r>
      <w:proofErr w:type="gramEnd"/>
      <w:r>
        <w:t xml:space="preserve"> </w:t>
      </w:r>
      <w:del w:id="316" w:author="Edward Dick" w:date="2018-02-23T16:17:00Z">
        <w:r w:rsidDel="00DC5210">
          <w:delText xml:space="preserve">beta-binomial </w:delText>
        </w:r>
      </w:del>
      <w:r>
        <w:t xml:space="preserve">mean weight and </w:t>
      </w: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 xml:space="preserve"> is the stratum level residual variance.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w:t>
      </w:r>
      <w:proofErr w:type="gramStart"/>
      <w:r>
        <w:t>is</w:t>
      </w:r>
      <w:proofErr w:type="gramEnd"/>
      <w:r>
        <w:t xml:space="preserve"> related to a linear predictor, </w:t>
      </w:r>
      <m:oMath>
        <m:sSub>
          <m:sSubPr>
            <m:ctrlPr>
              <w:rPr>
                <w:rFonts w:ascii="Cambria Math" w:hAnsi="Cambria Math"/>
              </w:rPr>
            </m:ctrlPr>
          </m:sSubPr>
          <m:e>
            <m:r>
              <w:rPr>
                <w:rFonts w:ascii="Cambria Math" w:hAnsi="Cambria Math"/>
              </w:rPr>
              <m:t>θ</m:t>
            </m:r>
          </m:e>
          <m:sub>
            <m:r>
              <w:rPr>
                <w:rFonts w:ascii="Cambria Math" w:hAnsi="Cambria Math"/>
              </w:rPr>
              <m:t>jklmη</m:t>
            </m:r>
          </m:sub>
        </m:sSub>
      </m:oMath>
      <w:r>
        <w:t>, via the mean function,</w:t>
      </w:r>
    </w:p>
    <w:commentRangeStart w:id="317"/>
    <w:p w:rsidR="00E53C87" w:rsidRDefault="00416394">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ijklmη</m:t>
              </m:r>
            </m:sub>
          </m:sSub>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m:den>
          </m:f>
          <m:r>
            <w:rPr>
              <w:rFonts w:ascii="Cambria Math" w:hAnsi="Cambria Math"/>
            </w:rPr>
            <m:t>=n </m:t>
          </m:r>
          <m:r>
            <m:rPr>
              <m:sty m:val="p"/>
            </m:rPr>
            <w:rPr>
              <w:rFonts w:ascii="Cambria Math" w:hAnsi="Cambria Math"/>
            </w:rPr>
            <m:t>expit</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)=n </m:t>
          </m:r>
          <m:sSup>
            <m:sSupPr>
              <m:ctrlPr>
                <w:rPr>
                  <w:rFonts w:ascii="Cambria Math" w:hAnsi="Cambria Math"/>
                </w:rPr>
              </m:ctrlPr>
            </m:sSupPr>
            <m:e>
              <m:r>
                <m:rPr>
                  <m:sty m:val="p"/>
                </m:rPr>
                <w:rPr>
                  <w:rFonts w:ascii="Cambria Math" w:hAnsi="Cambria Math"/>
                </w:rPr>
                <m:t>logit</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w:commentRangeEnd w:id="317"/>
          <m:r>
            <m:rPr>
              <m:sty m:val="p"/>
            </m:rPr>
            <w:rPr>
              <w:rStyle w:val="CommentReference"/>
            </w:rPr>
            <w:commentReference w:id="317"/>
          </m:r>
        </m:oMath>
      </m:oMathPara>
    </w:p>
    <w:p w:rsidR="00E53C87" w:rsidRDefault="000F54D8">
      <w:pPr>
        <w:pStyle w:val="BodyText"/>
      </w:pPr>
      <w:r>
        <w:t xml:space="preserve">Here </w:t>
      </w:r>
      <m:oMath>
        <m:sSub>
          <m:sSubPr>
            <m:ctrlPr>
              <w:rPr>
                <w:rFonts w:ascii="Cambria Math" w:hAnsi="Cambria Math"/>
              </w:rPr>
            </m:ctrlPr>
          </m:sSubPr>
          <m:e>
            <m:r>
              <w:rPr>
                <w:rFonts w:ascii="Cambria Math" w:hAnsi="Cambria Math"/>
              </w:rPr>
              <m:t>n</m:t>
            </m:r>
          </m:e>
          <m:sub>
            <m:r>
              <w:rPr>
                <w:rFonts w:ascii="Cambria Math" w:hAnsi="Cambria Math"/>
              </w:rPr>
              <m:t>ijklmη</m:t>
            </m:r>
          </m:sub>
        </m:sSub>
      </m:oMath>
      <w:r>
        <w:t xml:space="preserve"> is the observed aggregate cluster size for each sample. Additionally, </w:t>
      </w: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 xml:space="preserve"> is related to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and the overdispersion parameter</w:t>
      </w:r>
      <w:proofErr w:type="gramStart"/>
      <w:r>
        <w:t xml:space="preserve">, </w:t>
      </w:r>
      <w:proofErr w:type="gramEnd"/>
      <m:oMath>
        <m:r>
          <w:rPr>
            <w:rFonts w:ascii="Cambria Math" w:hAnsi="Cambria Math"/>
          </w:rPr>
          <m:t>ρ</m:t>
        </m:r>
      </m:oMath>
      <w:r>
        <w:t>, via the following equation,</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jklmη</m:t>
                  </m:r>
                </m:sub>
              </m:sSub>
            </m:num>
            <m:den>
              <m:sSub>
                <m:sSubPr>
                  <m:ctrlPr>
                    <w:rPr>
                      <w:rFonts w:ascii="Cambria Math" w:hAnsi="Cambria Math"/>
                    </w:rPr>
                  </m:ctrlPr>
                </m:sSubPr>
                <m:e>
                  <m:r>
                    <w:rPr>
                      <w:rFonts w:ascii="Cambria Math" w:hAnsi="Cambria Math"/>
                    </w:rPr>
                    <m:t>n</m:t>
                  </m:r>
                </m:e>
                <m:sub>
                  <m:r>
                    <w:rPr>
                      <w:rFonts w:ascii="Cambria Math" w:hAnsi="Cambria Math"/>
                    </w:rPr>
                    <m:t>ijklmη</m:t>
                  </m:r>
                </m:sub>
              </m:sSub>
            </m:den>
          </m:f>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ijklmη</m:t>
              </m:r>
            </m:sub>
          </m:sSub>
          <m:r>
            <w:rPr>
              <w:rFonts w:ascii="Cambria Math" w:hAnsi="Cambria Math"/>
            </w:rPr>
            <m:t>-1) ρ).</m:t>
          </m:r>
        </m:oMath>
      </m:oMathPara>
    </w:p>
    <w:p w:rsidR="00E53C87" w:rsidRDefault="000F54D8">
      <w:pPr>
        <w:pStyle w:val="BodyText"/>
      </w:pPr>
      <m:oMath>
        <m:r>
          <w:rPr>
            <w:rFonts w:ascii="Cambria Math" w:hAnsi="Cambria Math"/>
          </w:rPr>
          <m:t>ρ</m:t>
        </m:r>
      </m:oMath>
      <w:r>
        <w:t xml:space="preserve"> </w:t>
      </w:r>
      <w:proofErr w:type="gramStart"/>
      <w:r>
        <w:t>is</w:t>
      </w:r>
      <w:proofErr w:type="gramEnd"/>
      <w:r>
        <w:t xml:space="preserve"> the </w:t>
      </w:r>
      <w:del w:id="318" w:author="Edward Dick" w:date="2018-02-23T16:19:00Z">
        <w:r w:rsidDel="00DC5210">
          <w:delText xml:space="preserve">within </w:delText>
        </w:r>
      </w:del>
      <w:ins w:id="319" w:author="Edward Dick" w:date="2018-02-23T16:19:00Z">
        <w:r w:rsidR="00DC5210">
          <w:t>within</w:t>
        </w:r>
        <w:r w:rsidR="00DC5210">
          <w:t>-</w:t>
        </w:r>
      </w:ins>
      <w:r>
        <w:t xml:space="preserve">cluster correlation. </w:t>
      </w:r>
      <w:proofErr w:type="gramStart"/>
      <w:r>
        <w:t xml:space="preserve">The situation where </w:t>
      </w:r>
      <m:oMath>
        <m:r>
          <w:rPr>
            <w:rFonts w:ascii="Cambria Math" w:hAnsi="Cambria Math"/>
          </w:rPr>
          <m:t>ρ→1</m:t>
        </m:r>
      </m:oMath>
      <w:r>
        <w:t xml:space="preserve"> represents identical information content among replicates within a cluster, with maximal </w:t>
      </w:r>
      <w:proofErr w:type="spellStart"/>
      <w:r>
        <w:t>overdispersion</w:t>
      </w:r>
      <w:proofErr w:type="spellEnd"/>
      <w:r>
        <w:t xml:space="preserve"> relative to the binomial distribution.</w:t>
      </w:r>
      <w:proofErr w:type="gramEnd"/>
      <w:r>
        <w:t xml:space="preserve"> </w:t>
      </w:r>
      <w:proofErr w:type="gramStart"/>
      <w:r>
        <w:t xml:space="preserve">The situation where </w:t>
      </w:r>
      <m:oMath>
        <m:r>
          <w:rPr>
            <w:rFonts w:ascii="Cambria Math" w:hAnsi="Cambria Math"/>
          </w:rPr>
          <m:t>ρ→0</m:t>
        </m:r>
      </m:oMath>
      <w:r>
        <w:t xml:space="preserve"> represents totally independent information content among replicates within a cluster, and the beta-binomial model approaches the binomial model</w:t>
      </w:r>
      <w:commentRangeStart w:id="320"/>
      <w:r>
        <w:t>.</w:t>
      </w:r>
      <w:proofErr w:type="gramEnd"/>
      <w:r>
        <w:t xml:space="preserve"> </w:t>
      </w:r>
      <m:oMath>
        <m:r>
          <w:rPr>
            <w:rFonts w:ascii="Cambria Math" w:hAnsi="Cambria Math"/>
          </w:rPr>
          <m:t>ρ</m:t>
        </m:r>
      </m:oMath>
      <w:r>
        <w:t xml:space="preserve"> </w:t>
      </w:r>
      <w:proofErr w:type="gramStart"/>
      <w:r>
        <w:t>explicitly</w:t>
      </w:r>
      <w:proofErr w:type="gramEnd"/>
      <w:r>
        <w:t xml:space="preserve"> models average </w:t>
      </w:r>
      <w:proofErr w:type="spellStart"/>
      <w:r>
        <w:t>overdispersion</w:t>
      </w:r>
      <w:proofErr w:type="spellEnd"/>
      <w:r>
        <w:t xml:space="preserve"> across all </w:t>
      </w:r>
      <w:del w:id="321" w:author="Edward Dick" w:date="2018-02-23T16:22:00Z">
        <w:r w:rsidDel="00BD1A83">
          <w:delText>stratum</w:delText>
        </w:r>
        <w:commentRangeEnd w:id="320"/>
        <w:r w:rsidR="00DC5210" w:rsidDel="00BD1A83">
          <w:rPr>
            <w:rStyle w:val="CommentReference"/>
          </w:rPr>
          <w:commentReference w:id="320"/>
        </w:r>
      </w:del>
      <w:ins w:id="322" w:author="Edward Dick" w:date="2018-02-23T16:22:00Z">
        <w:r w:rsidR="00BD1A83">
          <w:t>strat</w:t>
        </w:r>
        <w:r w:rsidR="00BD1A83">
          <w:t>a</w:t>
        </w:r>
        <w:r w:rsidR="00BD1A83">
          <w:t xml:space="preserve"> </w:t>
        </w:r>
        <w:r w:rsidR="00BD1A83">
          <w:t>within a market category</w:t>
        </w:r>
      </w:ins>
      <w:r>
        <w:t xml:space="preserve">, while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gives the model flexibility at the stratum level through the </w:t>
      </w:r>
      <m:oMath>
        <m:r>
          <w:rPr>
            <w:rFonts w:ascii="Cambria Math" w:hAnsi="Cambria Math"/>
          </w:rPr>
          <m:t>θ</m:t>
        </m:r>
      </m:oMath>
      <w:r>
        <w:t xml:space="preserve"> linear predictors,</w:t>
      </w:r>
    </w:p>
    <w:p w:rsidR="00E53C87" w:rsidRDefault="00416394">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jklmη</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oMath>
      </m:oMathPara>
    </w:p>
    <w:p w:rsidR="00E53C87" w:rsidRDefault="000F54D8">
      <w:pPr>
        <w:pStyle w:val="BodyText"/>
      </w:pPr>
      <w:r>
        <w:t xml:space="preserve">Firstly, </w:t>
      </w:r>
      <m:oMath>
        <m:r>
          <w:rPr>
            <w:rFonts w:ascii="Cambria Math" w:hAnsi="Cambria Math"/>
          </w:rPr>
          <m:t>θ</m:t>
        </m:r>
      </m:oMath>
      <w:r>
        <w:t xml:space="preserve"> includes a reference level intercept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Secondly, </w:t>
      </w:r>
      <m:oMath>
        <m:r>
          <w:rPr>
            <w:rFonts w:ascii="Cambria Math" w:hAnsi="Cambria Math"/>
          </w:rPr>
          <m:t>θ</m:t>
        </m:r>
      </m:oMath>
      <w:r>
        <w:t xml:space="preserve"> is factored among the many strata by additive offsets from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for each of the species (</w:t>
      </w:r>
      <m:oMath>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oMath>
      <w:r>
        <w:t>), port-complex</w:t>
      </w:r>
      <w:ins w:id="323" w:author="Edward Dick" w:date="2018-02-23T16:24:00Z">
        <w:r w:rsidR="007343B8">
          <w:t>es</w:t>
        </w:r>
      </w:ins>
      <w:r>
        <w:t xml:space="preserve"> (</w:t>
      </w:r>
      <m:oMath>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oMath>
      <w:r>
        <w:t>), and gear-group</w:t>
      </w:r>
      <w:ins w:id="324" w:author="Edward Dick" w:date="2018-02-23T16:24:00Z">
        <w:r w:rsidR="007343B8">
          <w:t>s</w:t>
        </w:r>
      </w:ins>
      <w:r>
        <w:t xml:space="preserve"> (</w:t>
      </w:r>
      <m:oMath>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oMath>
      <w:r>
        <w:t>)</w:t>
      </w:r>
      <w:del w:id="325" w:author="Edward Dick" w:date="2018-02-23T16:24:00Z">
        <w:r w:rsidDel="007343B8">
          <w:delText xml:space="preserve"> categories</w:delText>
        </w:r>
      </w:del>
      <w:r>
        <w:t xml:space="preserve">. Finally year and quarter parameters are indicated generally here inside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term. Several forms for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are explored each implying a different prior and partial pooling strategies as described in the following </w:t>
      </w:r>
      <w:proofErr w:type="gramStart"/>
      <w:r>
        <w:t>section(</w:t>
      </w:r>
      <w:proofErr w:type="gramEnd"/>
      <m:oMath>
        <m:r>
          <w:rPr>
            <w:rFonts w:ascii="Cambria Math" w:hAnsi="Cambria Math"/>
          </w:rPr>
          <m:t>Priors</m:t>
        </m:r>
      </m:oMath>
      <w:r>
        <w:t>).</w:t>
      </w:r>
    </w:p>
    <w:p w:rsidR="00E53C87" w:rsidRDefault="000F54D8">
      <w:pPr>
        <w:pStyle w:val="Heading2"/>
      </w:pPr>
      <w:bookmarkStart w:id="326" w:name="priors"/>
      <w:bookmarkEnd w:id="326"/>
      <w:r>
        <w:t>Priors</w:t>
      </w:r>
    </w:p>
    <w:p w:rsidR="00E53C87" w:rsidRDefault="000F54D8">
      <w:pPr>
        <w:pStyle w:val="FirstParagraph"/>
      </w:pPr>
      <w:r>
        <w:t>To complete the Bayesian formulation of this model, priors are expressed in a largely diffuse manner.</w:t>
      </w:r>
    </w:p>
    <w:p w:rsidR="00E53C87" w:rsidRDefault="00416394">
      <w:pPr>
        <w:pStyle w:val="BodyText"/>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∝1</m:t>
          </m:r>
        </m:oMath>
      </m:oMathPara>
    </w:p>
    <w:p w:rsidR="00E53C87" w:rsidRDefault="000F54D8">
      <w:pPr>
        <w:pStyle w:val="BodyText"/>
      </w:pPr>
      <w:r>
        <w:t xml:space="preserve"> </w:t>
      </w:r>
    </w:p>
    <w:p w:rsidR="00E53C87" w:rsidRDefault="00416394">
      <w:pPr>
        <w:pStyle w:val="BodyText"/>
      </w:pPr>
      <m:oMathPara>
        <m:oMathParaPr>
          <m:jc m:val="center"/>
        </m:oMathParaP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e>
          </m:d>
          <m:r>
            <w:rPr>
              <w:rFonts w:ascii="Cambria Math" w:hAnsi="Cambria Math"/>
            </w:rPr>
            <m:t>∼N(0,</m:t>
          </m:r>
          <m:sSup>
            <m:sSupPr>
              <m:ctrlPr>
                <w:rPr>
                  <w:rFonts w:ascii="Cambria Math" w:hAnsi="Cambria Math"/>
                </w:rPr>
              </m:ctrlPr>
            </m:sSupPr>
            <m:e>
              <m:r>
                <w:rPr>
                  <w:rFonts w:ascii="Cambria Math" w:hAnsi="Cambria Math"/>
                </w:rPr>
                <m:t>32</m:t>
              </m:r>
            </m:e>
            <m:sup>
              <m:r>
                <w:rPr>
                  <w:rFonts w:ascii="Cambria Math" w:hAnsi="Cambria Math"/>
                </w:rPr>
                <m:t>2</m:t>
              </m:r>
            </m:sup>
          </m:sSup>
          <m:r>
            <w:rPr>
              <w:rFonts w:ascii="Cambria Math" w:hAnsi="Cambria Math"/>
            </w:rPr>
            <m:t>)</m:t>
          </m:r>
        </m:oMath>
      </m:oMathPara>
    </w:p>
    <w:p w:rsidR="00E53C87" w:rsidRDefault="000F54D8">
      <w:pPr>
        <w:pStyle w:val="BodyText"/>
      </w:pPr>
      <w:r>
        <w:lastRenderedPageBreak/>
        <w:t xml:space="preserve">Since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reference level is chosen arbitrarily, with no conception of which values it may take, no restrictions are placed on the value of the intercept. The species (</w:t>
      </w:r>
      <m:oMath>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(s)</m:t>
            </m:r>
          </m:sup>
        </m:sSubSup>
      </m:oMath>
      <w:r>
        <w:t>), port-complex (</w:t>
      </w:r>
      <m:oMath>
        <m:sSubSup>
          <m:sSubSupPr>
            <m:ctrlPr>
              <w:rPr>
                <w:rFonts w:ascii="Cambria Math" w:hAnsi="Cambria Math"/>
              </w:rPr>
            </m:ctrlPr>
          </m:sSubSupPr>
          <m:e>
            <m:r>
              <w:rPr>
                <w:rFonts w:ascii="Cambria Math" w:hAnsi="Cambria Math"/>
              </w:rPr>
              <m:t>β</m:t>
            </m:r>
          </m:e>
          <m:sub>
            <m:r>
              <w:rPr>
                <w:rFonts w:ascii="Cambria Math" w:hAnsi="Cambria Math"/>
              </w:rPr>
              <m:t>k</m:t>
            </m:r>
          </m:sub>
          <m:sup>
            <m:r>
              <w:rPr>
                <w:rFonts w:ascii="Cambria Math" w:hAnsi="Cambria Math"/>
              </w:rPr>
              <m:t>(p)</m:t>
            </m:r>
          </m:sup>
        </m:sSubSup>
      </m:oMath>
      <w:r>
        <w:t>), and gear-group (</w:t>
      </w:r>
      <m:oMath>
        <m:sSubSup>
          <m:sSubSupPr>
            <m:ctrlPr>
              <w:rPr>
                <w:rFonts w:ascii="Cambria Math" w:hAnsi="Cambria Math"/>
              </w:rPr>
            </m:ctrlPr>
          </m:sSubSupPr>
          <m:e>
            <m:r>
              <w:rPr>
                <w:rFonts w:ascii="Cambria Math" w:hAnsi="Cambria Math"/>
              </w:rPr>
              <m:t>β</m:t>
            </m:r>
          </m:e>
          <m:sub>
            <m:r>
              <w:rPr>
                <w:rFonts w:ascii="Cambria Math" w:hAnsi="Cambria Math"/>
              </w:rPr>
              <m:t>l</m:t>
            </m:r>
          </m:sub>
          <m:sup>
            <m:r>
              <w:rPr>
                <w:rFonts w:ascii="Cambria Math" w:hAnsi="Cambria Math"/>
              </w:rPr>
              <m:t>(g)</m:t>
            </m:r>
          </m:sup>
        </m:sSubSup>
      </m:oMath>
      <w:r>
        <w:t xml:space="preserve">) offsets are assigned diffuse normal priors. The large fixed values of the prior variance </w:t>
      </w:r>
      <w:proofErr w:type="spellStart"/>
      <w:r>
        <w:t>hyperparameters</w:t>
      </w:r>
      <w:proofErr w:type="spellEnd"/>
      <w:r>
        <w:t xml:space="preserve"> produce behavior similar to classical fixed effect models for species, port-complex, and gear- group parameters.</w:t>
      </w:r>
    </w:p>
    <w:p w:rsidR="00E53C87" w:rsidRDefault="000F54D8">
      <w:pPr>
        <w:pStyle w:val="BodyText"/>
      </w:pPr>
      <w:r>
        <w:t>In returning to the time parameter model</w:t>
      </w:r>
      <w:proofErr w:type="gramStart"/>
      <w:r>
        <w:t xml:space="preserve">, </w:t>
      </w:r>
      <w:proofErr w:type="gramEnd"/>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it is useful to consider how </w:t>
      </w:r>
      <w:commentRangeStart w:id="327"/>
      <w:r>
        <w:t xml:space="preserve">the inclusion of predictively superfluous parameters </w:t>
      </w:r>
      <w:commentRangeEnd w:id="327"/>
      <w:r w:rsidR="005E7BD3">
        <w:rPr>
          <w:rStyle w:val="CommentReference"/>
        </w:rPr>
        <w:commentReference w:id="327"/>
      </w:r>
      <w:r>
        <w:t>may cause overfitting and weaken model performance through the bias-variance dilemma (</w:t>
      </w:r>
      <w:proofErr w:type="spellStart"/>
      <w:r>
        <w:t>Ramasubramanian</w:t>
      </w:r>
      <w:proofErr w:type="spellEnd"/>
      <w:r>
        <w:t xml:space="preserve">, K., &amp; Singh, A., 2016). Simply put, the bias-variance dilemma means that model formulation is not simply a bias reduction task, but rather the goal is to formulate models which reduce bias, while jointly minimizing uncertainty. </w:t>
      </w:r>
      <w:proofErr w:type="spellStart"/>
      <w:r>
        <w:t>Janyes</w:t>
      </w:r>
      <w:proofErr w:type="spellEnd"/>
      <w:r>
        <w:t xml:space="preserve"> (2003, pg. 511) describes how the inclusion of estimation bias via the Bayesian methodology may produce better performing estimates, more quickly, than unbiased counterparts. Among the simplest ways to see the principle is in the structure of the MSE performance metric, and how it can be explicitly written to value both estimator bias and variance, as follows.</w:t>
      </w:r>
    </w:p>
    <w:p w:rsidR="00E53C87" w:rsidRDefault="000F54D8">
      <w:pPr>
        <w:pStyle w:val="BodyText"/>
      </w:pPr>
      <m:oMathPara>
        <m:oMathParaPr>
          <m:jc m:val="center"/>
        </m:oMathParaPr>
        <m:oMath>
          <m:r>
            <m:rPr>
              <m:sty m:val="p"/>
            </m:rPr>
            <w:rPr>
              <w:rFonts w:ascii="Cambria Math" w:hAnsi="Cambria Math"/>
            </w:rPr>
            <m:t>MSE</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m:t>
          </m:r>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 (</m:t>
              </m:r>
              <m:acc>
                <m:accPr>
                  <m:chr m:val="^"/>
                  <m:ctrlPr>
                    <w:rPr>
                      <w:rFonts w:ascii="Cambria Math" w:hAnsi="Cambria Math"/>
                    </w:rPr>
                  </m:ctrlPr>
                </m:accPr>
                <m:e>
                  <m:r>
                    <w:rPr>
                      <w:rFonts w:ascii="Cambria Math" w:hAnsi="Cambria Math"/>
                    </w:rPr>
                    <m:t>θ</m:t>
                  </m:r>
                </m:e>
              </m:acc>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m:t>
              </m:r>
            </m:e>
          </m:d>
          <m:r>
            <w:rPr>
              <w:rFonts w:ascii="Cambria Math" w:hAnsi="Cambria Math"/>
            </w:rPr>
            <m:t>=</m:t>
          </m:r>
          <m:limUpp>
            <m:limUppPr>
              <m:ctrlPr>
                <w:rPr>
                  <w:rFonts w:ascii="Cambria Math" w:hAnsi="Cambria Math"/>
                </w:rPr>
              </m:ctrlPr>
            </m:limUppPr>
            <m:e>
              <m:acc>
                <m:accPr>
                  <m:chr m:val="︷"/>
                  <m:ctrlPr>
                    <w:rPr>
                      <w:rFonts w:ascii="Cambria Math" w:hAnsi="Cambria Math"/>
                    </w:rPr>
                  </m:ctrlPr>
                </m:accPr>
                <m:e>
                  <m:r>
                    <m:rPr>
                      <m:scr m:val="double-struck"/>
                      <m:sty m:val="p"/>
                    </m:rPr>
                    <w:rPr>
                      <w:rFonts w:ascii="Cambria Math" w:hAnsi="Cambria Math"/>
                    </w:rPr>
                    <m:t>E</m:t>
                  </m:r>
                  <m:r>
                    <w:rPr>
                      <w:rFonts w:ascii="Cambria Math" w:hAnsi="Cambria Math"/>
                    </w:rPr>
                    <m:t>[ </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w:rPr>
                                  <w:rFonts w:ascii="Cambria Math" w:hAnsi="Cambria Math"/>
                                </w:rPr>
                                <m:t>θ</m:t>
                              </m:r>
                            </m:e>
                          </m:acc>
                          <m:r>
                            <w:rPr>
                              <w:rFonts w:ascii="Cambria Math" w:hAnsi="Cambria Math"/>
                            </w:rPr>
                            <m:t>-</m:t>
                          </m:r>
                          <m:r>
                            <m:rPr>
                              <m:scr m:val="double-struck"/>
                              <m:sty m:val="p"/>
                            </m:rPr>
                            <w:rPr>
                              <w:rFonts w:ascii="Cambria Math" w:hAnsi="Cambria Math"/>
                            </w:rPr>
                            <m:t>E</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m:t>
                          </m:r>
                        </m:e>
                      </m:d>
                    </m:e>
                    <m:sup>
                      <m:r>
                        <w:rPr>
                          <w:rFonts w:ascii="Cambria Math" w:hAnsi="Cambria Math"/>
                        </w:rPr>
                        <m:t>2</m:t>
                      </m:r>
                    </m:sup>
                  </m:sSup>
                  <m:r>
                    <w:rPr>
                      <w:rFonts w:ascii="Cambria Math" w:hAnsi="Cambria Math"/>
                    </w:rPr>
                    <m:t> ]</m:t>
                  </m:r>
                </m:e>
              </m:acc>
            </m:e>
            <m:lim>
              <m:r>
                <m:rPr>
                  <m:sty m:val="p"/>
                </m:rPr>
                <w:rPr>
                  <w:rFonts w:ascii="Cambria Math" w:hAnsi="Cambria Math"/>
                </w:rPr>
                <m:t>Var</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m:t>
              </m:r>
            </m:lim>
          </m:limUpp>
          <m:r>
            <w:rPr>
              <w:rFonts w:ascii="Cambria Math" w:hAnsi="Cambria Math"/>
            </w:rPr>
            <m:t>+</m:t>
          </m:r>
          <m:limUpp>
            <m:limUppPr>
              <m:ctrlPr>
                <w:rPr>
                  <w:rFonts w:ascii="Cambria Math" w:hAnsi="Cambria Math"/>
                </w:rPr>
              </m:ctrlPr>
            </m:limUppPr>
            <m:e>
              <m:acc>
                <m:accPr>
                  <m:chr m:val="︷"/>
                  <m:ctrlPr>
                    <w:rPr>
                      <w:rFonts w:ascii="Cambria Math" w:hAnsi="Cambria Math"/>
                    </w:rPr>
                  </m:ctrlPr>
                </m:accPr>
                <m:e>
                  <m:r>
                    <w:rPr>
                      <w:rFonts w:ascii="Cambria Math" w:hAnsi="Cambria Math"/>
                    </w:rPr>
                    <m:t>( </m:t>
                  </m:r>
                  <m:r>
                    <m:rPr>
                      <m:scr m:val="double-struck"/>
                      <m:sty m:val="p"/>
                    </m:rPr>
                    <w:rPr>
                      <w:rFonts w:ascii="Cambria Math" w:hAnsi="Cambria Math"/>
                    </w:rPr>
                    <m:t>E</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)-θ </m:t>
                  </m:r>
                  <m:sSup>
                    <m:sSupPr>
                      <m:ctrlPr>
                        <w:rPr>
                          <w:rFonts w:ascii="Cambria Math" w:hAnsi="Cambria Math"/>
                        </w:rPr>
                      </m:ctrlPr>
                    </m:sSupPr>
                    <m:e>
                      <m:r>
                        <w:rPr>
                          <w:rFonts w:ascii="Cambria Math" w:hAnsi="Cambria Math"/>
                        </w:rPr>
                        <m:t>)</m:t>
                      </m:r>
                    </m:e>
                    <m:sup>
                      <m:r>
                        <w:rPr>
                          <w:rFonts w:ascii="Cambria Math" w:hAnsi="Cambria Math"/>
                        </w:rPr>
                        <m:t>2</m:t>
                      </m:r>
                    </m:sup>
                  </m:sSup>
                </m:e>
              </m:acc>
            </m:e>
            <m:lim>
              <m:r>
                <m:rPr>
                  <m:sty m:val="p"/>
                </m:rPr>
                <w:rPr>
                  <w:rFonts w:ascii="Cambria Math" w:hAnsi="Cambria Math"/>
                </w:rPr>
                <m:t>Bias</m:t>
              </m:r>
              <m:r>
                <w:rPr>
                  <w:rFonts w:ascii="Cambria Math" w:hAnsi="Cambria Math"/>
                </w:rPr>
                <m:t>(</m:t>
              </m:r>
              <m:acc>
                <m:accPr>
                  <m:chr m:val="^"/>
                  <m:ctrlPr>
                    <w:rPr>
                      <w:rFonts w:ascii="Cambria Math" w:hAnsi="Cambria Math"/>
                    </w:rPr>
                  </m:ctrlPr>
                </m:accPr>
                <m:e>
                  <m:r>
                    <w:rPr>
                      <w:rFonts w:ascii="Cambria Math" w:hAnsi="Cambria Math"/>
                    </w:rPr>
                    <m:t>θ</m:t>
                  </m:r>
                </m:e>
              </m:acc>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2</m:t>
                  </m:r>
                </m:sup>
              </m:sSup>
            </m:lim>
          </m:limUpp>
        </m:oMath>
      </m:oMathPara>
    </w:p>
    <w:p w:rsidR="00E53C87" w:rsidRDefault="000F54D8">
      <w:pPr>
        <w:pStyle w:val="BodyText"/>
      </w:pPr>
      <w:r>
        <w:t>Furthermore a model can minimize bias, without regard for estimation uncertainty, by including one model parameter to be fit to each observation. These parameter estimates are totally unbiased, however such a model is also predictively useless since each estimated parameter is specifically bound to a</w:t>
      </w:r>
      <w:ins w:id="328" w:author="Edward Dick" w:date="2018-02-23T16:28:00Z">
        <w:r w:rsidR="005E7BD3">
          <w:t xml:space="preserve"> </w:t>
        </w:r>
      </w:ins>
      <w:del w:id="329" w:author="Edward Dick" w:date="2018-02-23T16:28:00Z">
        <w:r w:rsidDel="005E7BD3">
          <w:br/>
        </w:r>
      </w:del>
      <w:r>
        <w:t xml:space="preserve">particular observation, and thus such a model does not generalize. </w:t>
      </w:r>
    </w:p>
    <w:p w:rsidR="00E53C87" w:rsidRDefault="000F54D8">
      <w:pPr>
        <w:pStyle w:val="BodyText"/>
      </w:pPr>
      <w:r>
        <w:t xml:space="preserve">For modeling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we consider a spectrum of models which span a wide range of partially pooled models with several different predictive structures as seen below.</w:t>
      </w:r>
    </w:p>
    <w:p w:rsidR="00E53C87" w:rsidRDefault="000F54D8">
      <w:pPr>
        <w:pStyle w:val="Heading3"/>
      </w:pPr>
      <w:bookmarkStart w:id="330" w:name="m1"/>
      <w:bookmarkEnd w:id="330"/>
      <w:r>
        <w:t>(M1)</w:t>
      </w:r>
    </w:p>
    <w:p w:rsidR="00E53C87" w:rsidRDefault="00416394">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∼N(0,</m:t>
          </m:r>
          <m:sSup>
            <m:sSupPr>
              <m:ctrlPr>
                <w:rPr>
                  <w:rFonts w:ascii="Cambria Math" w:hAnsi="Cambria Math"/>
                </w:rPr>
              </m:ctrlPr>
            </m:sSupPr>
            <m:e>
              <m:r>
                <w:rPr>
                  <w:rFonts w:ascii="Cambria Math" w:hAnsi="Cambria Math"/>
                </w:rPr>
                <m:t>32</m:t>
              </m:r>
            </m:e>
            <m:sup>
              <m:r>
                <w:rPr>
                  <w:rFonts w:ascii="Cambria Math" w:hAnsi="Cambria Math"/>
                </w:rPr>
                <m:t>2</m:t>
              </m:r>
            </m:sup>
          </m:sSup>
          <m:r>
            <w:rPr>
              <w:rFonts w:ascii="Cambria Math" w:hAnsi="Cambria Math"/>
            </w:rPr>
            <m:t>)</m:t>
          </m:r>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∼N(0,</m:t>
          </m:r>
          <m:sSup>
            <m:sSupPr>
              <m:ctrlPr>
                <w:rPr>
                  <w:rFonts w:ascii="Cambria Math" w:hAnsi="Cambria Math"/>
                </w:rPr>
              </m:ctrlPr>
            </m:sSupPr>
            <m:e>
              <m:r>
                <w:rPr>
                  <w:rFonts w:ascii="Cambria Math" w:hAnsi="Cambria Math"/>
                </w:rPr>
                <m:t>32</m:t>
              </m:r>
            </m:e>
            <m:sup>
              <m:r>
                <w:rPr>
                  <w:rFonts w:ascii="Cambria Math" w:hAnsi="Cambria Math"/>
                </w:rPr>
                <m:t>2</m:t>
              </m:r>
            </m:sup>
          </m:sSup>
          <m:r>
            <w:rPr>
              <w:rFonts w:ascii="Cambria Math" w:hAnsi="Cambria Math"/>
            </w:rPr>
            <m:t>)</m:t>
          </m:r>
        </m:oMath>
      </m:oMathPara>
    </w:p>
    <w:p w:rsidR="00E53C87" w:rsidRDefault="000F54D8">
      <w:pPr>
        <w:pStyle w:val="BodyText"/>
      </w:pPr>
      <w:r>
        <w:t xml:space="preserve">(M1) represents a fixed effects model for additive year and quarter parameters. Here each year and quarter </w:t>
      </w:r>
      <w:del w:id="331" w:author="Edward Dick" w:date="2018-02-23T16:29:00Z">
        <w:r w:rsidDel="00F63672">
          <w:delText xml:space="preserve">receive </w:delText>
        </w:r>
      </w:del>
      <w:ins w:id="332" w:author="Edward Dick" w:date="2018-02-23T16:29:00Z">
        <w:r w:rsidR="00F63672">
          <w:t>are assigned</w:t>
        </w:r>
        <w:r w:rsidR="00F63672">
          <w:t xml:space="preserve"> </w:t>
        </w:r>
      </w:ins>
      <w:r>
        <w:t>totally independent and diffuse priors.</w:t>
      </w:r>
    </w:p>
    <w:p w:rsidR="00E53C87" w:rsidRDefault="000F54D8">
      <w:pPr>
        <w:pStyle w:val="Heading3"/>
      </w:pPr>
      <w:bookmarkStart w:id="333" w:name="m2"/>
      <w:bookmarkEnd w:id="333"/>
      <w:r>
        <w:t>(M2)</w:t>
      </w:r>
    </w:p>
    <w:p w:rsidR="00E53C87" w:rsidRDefault="00416394">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oMath>
      </m:oMathPara>
    </w:p>
    <w:p w:rsidR="00E53C87" w:rsidRDefault="000F54D8">
      <w:pPr>
        <w:pStyle w:val="BodyText"/>
      </w:pPr>
      <w:r>
        <w:lastRenderedPageBreak/>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(y)</m:t>
              </m:r>
            </m:sup>
          </m:sSup>
          <m:r>
            <w:rPr>
              <w:rFonts w:ascii="Cambria Math" w:hAnsi="Cambria Math"/>
            </w:rPr>
            <m:t>)</m:t>
          </m:r>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(q)</m:t>
              </m:r>
            </m:sup>
          </m:sSup>
          <m:r>
            <w:rPr>
              <w:rFonts w:ascii="Cambria Math" w:hAnsi="Cambria Math"/>
            </w:rPr>
            <m:t>)</m:t>
          </m:r>
        </m:oMath>
      </m:oMathPara>
    </w:p>
    <w:p w:rsidR="00E53C87" w:rsidRDefault="000F54D8">
      <w:pPr>
        <w:pStyle w:val="BodyText"/>
      </w:pPr>
      <w:r>
        <w:t xml:space="preserve">(M2) estimates two hierarchical variance parameters, </w:t>
      </w:r>
      <m:oMath>
        <m:sSup>
          <m:sSupPr>
            <m:ctrlPr>
              <w:rPr>
                <w:rFonts w:ascii="Cambria Math" w:hAnsi="Cambria Math"/>
              </w:rPr>
            </m:ctrlPr>
          </m:sSupPr>
          <m:e>
            <m:r>
              <w:rPr>
                <w:rFonts w:ascii="Cambria Math" w:hAnsi="Cambria Math"/>
              </w:rPr>
              <m:t>v</m:t>
            </m:r>
          </m:e>
          <m:sup>
            <m:r>
              <w:rPr>
                <w:rFonts w:ascii="Cambria Math" w:hAnsi="Cambria Math"/>
              </w:rPr>
              <m:t>(y)</m:t>
            </m:r>
          </m:sup>
        </m:sSup>
      </m:oMath>
      <w:r>
        <w:t xml:space="preserve"> </w:t>
      </w:r>
      <w:proofErr w:type="gramStart"/>
      <w:r>
        <w:t xml:space="preserve">and </w:t>
      </w:r>
      <w:proofErr w:type="gramEnd"/>
      <m:oMath>
        <m:sSup>
          <m:sSupPr>
            <m:ctrlPr>
              <w:rPr>
                <w:rFonts w:ascii="Cambria Math" w:hAnsi="Cambria Math"/>
              </w:rPr>
            </m:ctrlPr>
          </m:sSupPr>
          <m:e>
            <m:r>
              <w:rPr>
                <w:rFonts w:ascii="Cambria Math" w:hAnsi="Cambria Math"/>
              </w:rPr>
              <m:t>v</m:t>
            </m:r>
          </m:e>
          <m:sup>
            <m:r>
              <w:rPr>
                <w:rFonts w:ascii="Cambria Math" w:hAnsi="Cambria Math"/>
              </w:rPr>
              <m:t>(q)</m:t>
            </m:r>
          </m:sup>
        </m:sSup>
      </m:oMath>
      <w:r>
        <w:t xml:space="preserve">. </w:t>
      </w:r>
      <m:oMath>
        <m:sSup>
          <m:sSupPr>
            <m:ctrlPr>
              <w:rPr>
                <w:rFonts w:ascii="Cambria Math" w:hAnsi="Cambria Math"/>
              </w:rPr>
            </m:ctrlPr>
          </m:sSupPr>
          <m:e>
            <m:r>
              <w:rPr>
                <w:rFonts w:ascii="Cambria Math" w:hAnsi="Cambria Math"/>
              </w:rPr>
              <m:t>v</m:t>
            </m:r>
          </m:e>
          <m:sup>
            <m:r>
              <w:rPr>
                <w:rFonts w:ascii="Cambria Math" w:hAnsi="Cambria Math"/>
              </w:rPr>
              <m:t>(y)</m:t>
            </m:r>
          </m:sup>
        </m:sSup>
      </m:oMath>
      <w:r>
        <w:t xml:space="preserve"> </w:t>
      </w:r>
      <w:proofErr w:type="gramStart"/>
      <w:r>
        <w:t>has</w:t>
      </w:r>
      <w:proofErr w:type="gramEnd"/>
      <w:r>
        <w:t xml:space="preserve"> the effect of partially pooling information among year parameters, while </w:t>
      </w:r>
      <m:oMath>
        <m:sSup>
          <m:sSupPr>
            <m:ctrlPr>
              <w:rPr>
                <w:rFonts w:ascii="Cambria Math" w:hAnsi="Cambria Math"/>
              </w:rPr>
            </m:ctrlPr>
          </m:sSupPr>
          <m:e>
            <m:r>
              <w:rPr>
                <w:rFonts w:ascii="Cambria Math" w:hAnsi="Cambria Math"/>
              </w:rPr>
              <m:t>v</m:t>
            </m:r>
          </m:e>
          <m:sup>
            <m:r>
              <w:rPr>
                <w:rFonts w:ascii="Cambria Math" w:hAnsi="Cambria Math"/>
              </w:rPr>
              <m:t>(q)</m:t>
            </m:r>
          </m:sup>
        </m:sSup>
      </m:oMath>
      <w:r>
        <w:t xml:space="preserve"> partially pools information among quarter parameters</w:t>
      </w:r>
      <w:ins w:id="334" w:author="Edward Dick" w:date="2018-02-23T16:31:00Z">
        <w:r w:rsidR="00F63672">
          <w:t xml:space="preserve"> (i.e. treats both year and quarter as “random effects”)</w:t>
        </w:r>
      </w:ins>
      <w:r>
        <w:t xml:space="preserve">. The actual degree of pooling among each of the years and quarters is determined by the data. Depending on the posterior distributions of </w:t>
      </w:r>
      <m:oMath>
        <m:sSup>
          <m:sSupPr>
            <m:ctrlPr>
              <w:rPr>
                <w:rFonts w:ascii="Cambria Math" w:hAnsi="Cambria Math"/>
              </w:rPr>
            </m:ctrlPr>
          </m:sSupPr>
          <m:e>
            <m:r>
              <w:rPr>
                <w:rFonts w:ascii="Cambria Math" w:hAnsi="Cambria Math"/>
              </w:rPr>
              <m:t>v</m:t>
            </m:r>
          </m:e>
          <m:sup>
            <m:r>
              <w:rPr>
                <w:rFonts w:ascii="Cambria Math" w:hAnsi="Cambria Math"/>
              </w:rPr>
              <m:t>(y)</m:t>
            </m:r>
          </m:sup>
        </m:sSup>
      </m:oMath>
      <w:r>
        <w:t xml:space="preserve"> and </w:t>
      </w:r>
      <m:oMath>
        <m:sSup>
          <m:sSupPr>
            <m:ctrlPr>
              <w:rPr>
                <w:rFonts w:ascii="Cambria Math" w:hAnsi="Cambria Math"/>
              </w:rPr>
            </m:ctrlPr>
          </m:sSupPr>
          <m:e>
            <m:r>
              <w:rPr>
                <w:rFonts w:ascii="Cambria Math" w:hAnsi="Cambria Math"/>
              </w:rPr>
              <m:t>v</m:t>
            </m:r>
          </m:e>
          <m:sup>
            <m:r>
              <w:rPr>
                <w:rFonts w:ascii="Cambria Math" w:hAnsi="Cambria Math"/>
              </w:rPr>
              <m:t>(q)</m:t>
            </m:r>
          </m:sup>
        </m:sSup>
      </m:oMath>
      <w:r>
        <w:t xml:space="preserve">, </w:t>
      </w:r>
      <m:oMath>
        <m:sSup>
          <m:sSupPr>
            <m:ctrlPr>
              <w:rPr>
                <w:rFonts w:ascii="Cambria Math" w:hAnsi="Cambria Math"/>
              </w:rPr>
            </m:ctrlPr>
          </m:sSupPr>
          <m:e>
            <m:r>
              <w:rPr>
                <w:rFonts w:ascii="Cambria Math" w:hAnsi="Cambria Math"/>
              </w:rPr>
              <m:t>β</m:t>
            </m:r>
          </m:e>
          <m:sup>
            <m:r>
              <w:rPr>
                <w:rFonts w:ascii="Cambria Math" w:hAnsi="Cambria Math"/>
              </w:rPr>
              <m:t>(y)</m:t>
            </m:r>
          </m:sup>
        </m:sSup>
      </m:oMath>
      <w:r>
        <w:t xml:space="preserve"> and </w:t>
      </w:r>
      <m:oMath>
        <m:sSup>
          <m:sSupPr>
            <m:ctrlPr>
              <w:rPr>
                <w:rFonts w:ascii="Cambria Math" w:hAnsi="Cambria Math"/>
              </w:rPr>
            </m:ctrlPr>
          </m:sSupPr>
          <m:e>
            <m:r>
              <w:rPr>
                <w:rFonts w:ascii="Cambria Math" w:hAnsi="Cambria Math"/>
              </w:rPr>
              <m:t>β</m:t>
            </m:r>
          </m:e>
          <m:sup>
            <m:r>
              <w:rPr>
                <w:rFonts w:ascii="Cambria Math" w:hAnsi="Cambria Math"/>
              </w:rPr>
              <m:t>(q)</m:t>
            </m:r>
          </m:sup>
        </m:sSup>
      </m:oMath>
      <w:r>
        <w:t xml:space="preserve"> may be shrunk back toward the common mean for small </w:t>
      </w:r>
      <m:oMath>
        <m:r>
          <w:rPr>
            <w:rFonts w:ascii="Cambria Math" w:hAnsi="Cambria Math"/>
          </w:rPr>
          <m:t>v</m:t>
        </m:r>
      </m:oMath>
      <w:r>
        <w:t xml:space="preserve"> or allowed to take largely distinct values in the case of large estimates of the </w:t>
      </w:r>
      <m:oMath>
        <m:r>
          <w:rPr>
            <w:rFonts w:ascii="Cambria Math" w:hAnsi="Cambria Math"/>
          </w:rPr>
          <m:t>v</m:t>
        </m:r>
      </m:oMath>
      <w:r>
        <w:t>.</w:t>
      </w:r>
    </w:p>
    <w:p w:rsidR="00E53C87" w:rsidRDefault="000F54D8">
      <w:pPr>
        <w:pStyle w:val="Heading3"/>
      </w:pPr>
      <w:bookmarkStart w:id="335" w:name="m3"/>
      <w:bookmarkEnd w:id="335"/>
      <w:r>
        <w:t>(M3)</w:t>
      </w:r>
    </w:p>
    <w:p w:rsidR="00E53C87" w:rsidRDefault="00416394">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(y)</m:t>
              </m:r>
            </m:sup>
          </m:sSup>
          <m:r>
            <w:rPr>
              <w:rFonts w:ascii="Cambria Math" w:hAnsi="Cambria Math"/>
            </w:rPr>
            <m:t>)</m:t>
          </m:r>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r>
            <w:rPr>
              <w:rFonts w:ascii="Cambria Math" w:hAnsi="Cambria Math"/>
            </w:rPr>
            <m:t>∼N(0,</m:t>
          </m:r>
          <m:sSup>
            <m:sSupPr>
              <m:ctrlPr>
                <w:rPr>
                  <w:rFonts w:ascii="Cambria Math" w:hAnsi="Cambria Math"/>
                </w:rPr>
              </m:ctrlPr>
            </m:sSupPr>
            <m:e>
              <m:r>
                <w:rPr>
                  <w:rFonts w:ascii="Cambria Math" w:hAnsi="Cambria Math"/>
                </w:rPr>
                <m:t>v</m:t>
              </m:r>
            </m:e>
            <m:sup>
              <m:r>
                <w:rPr>
                  <w:rFonts w:ascii="Cambria Math" w:hAnsi="Cambria Math"/>
                </w:rPr>
                <m:t>(q)</m:t>
              </m:r>
            </m:sup>
          </m:sSup>
          <m:r>
            <w:rPr>
              <w:rFonts w:ascii="Cambria Math" w:hAnsi="Cambria Math"/>
            </w:rPr>
            <m:t>)</m:t>
          </m:r>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∼N(0,v)</m:t>
          </m:r>
        </m:oMath>
      </m:oMathPara>
    </w:p>
    <w:p w:rsidR="00E53C87" w:rsidRDefault="000F54D8">
      <w:pPr>
        <w:pStyle w:val="BodyText"/>
      </w:pPr>
      <w:r>
        <w:t xml:space="preserve">(M3) functions similarly as (M2), in that it has hierarchical partial pooling among both </w:t>
      </w:r>
      <w:proofErr w:type="gramStart"/>
      <w:r>
        <w:t xml:space="preserve">the </w:t>
      </w:r>
      <m:oMath>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(y)</m:t>
            </m:r>
          </m:sup>
        </m:sSubSup>
      </m:oMath>
      <w:r>
        <w:t xml:space="preserve"> and</w:t>
      </w:r>
      <w:proofErr w:type="gramEnd"/>
      <w:r>
        <w:t xml:space="preserve"> </w:t>
      </w:r>
      <m:oMath>
        <m:sSubSup>
          <m:sSubSupPr>
            <m:ctrlPr>
              <w:rPr>
                <w:rFonts w:ascii="Cambria Math" w:hAnsi="Cambria Math"/>
              </w:rPr>
            </m:ctrlPr>
          </m:sSubSupPr>
          <m:e>
            <m:r>
              <w:rPr>
                <w:rFonts w:ascii="Cambria Math" w:hAnsi="Cambria Math"/>
              </w:rPr>
              <m:t>β</m:t>
            </m:r>
          </m:e>
          <m:sub>
            <m:r>
              <w:rPr>
                <w:rFonts w:ascii="Cambria Math" w:hAnsi="Cambria Math"/>
              </w:rPr>
              <m:t>η</m:t>
            </m:r>
          </m:sub>
          <m:sup>
            <m:r>
              <w:rPr>
                <w:rFonts w:ascii="Cambria Math" w:hAnsi="Cambria Math"/>
              </w:rPr>
              <m:t>(q)</m:t>
            </m:r>
          </m:sup>
        </m:sSubSup>
      </m:oMath>
      <w:r>
        <w:t xml:space="preserve"> parameters, except that it introduces a two-way interaction term between year and quarter. This interaction term allows estimates for particular quarters to differ from year to year, as opposed to the previous models in which quarters within a year are assumed to be identical from year to year.</w:t>
      </w:r>
    </w:p>
    <w:p w:rsidR="00E53C87" w:rsidRDefault="000F54D8">
      <w:pPr>
        <w:pStyle w:val="BodyText"/>
      </w:pPr>
      <w:r>
        <w:t xml:space="preserve">Furthermore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are also modeled hierarchically to introduce a single variance parameter</w:t>
      </w:r>
      <w:proofErr w:type="gramStart"/>
      <w:r>
        <w:t xml:space="preserve">, </w:t>
      </w:r>
      <w:proofErr w:type="gramEnd"/>
      <m:oMath>
        <m:r>
          <w:rPr>
            <w:rFonts w:ascii="Cambria Math" w:hAnsi="Cambria Math"/>
          </w:rPr>
          <m:t>v</m:t>
        </m:r>
      </m:oMath>
      <w:r>
        <w:t xml:space="preserve">, shared among all of the </w:t>
      </w:r>
      <m:oMath>
        <m:r>
          <w:rPr>
            <w:rFonts w:ascii="Cambria Math" w:hAnsi="Cambria Math"/>
          </w:rPr>
          <m:t>mη</m:t>
        </m:r>
      </m:oMath>
      <w:r>
        <w:t xml:space="preserve"> time chunks. Although this interaction term adds many parameters to the model, the shared </w:t>
      </w:r>
      <m:oMath>
        <m:r>
          <w:rPr>
            <w:rFonts w:ascii="Cambria Math" w:hAnsi="Cambria Math"/>
          </w:rPr>
          <m:t>v</m:t>
        </m:r>
      </m:oMath>
      <w:r>
        <w:t xml:space="preserve"> parameter functions to shrink extraneous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estimates back toward the common stratum mean.</w:t>
      </w:r>
    </w:p>
    <w:p w:rsidR="00E53C87" w:rsidRDefault="000F54D8">
      <w:pPr>
        <w:pStyle w:val="Heading3"/>
      </w:pPr>
      <w:bookmarkStart w:id="336" w:name="m4"/>
      <w:bookmarkEnd w:id="336"/>
      <w:r>
        <w:t>(M4)</w:t>
      </w:r>
    </w:p>
    <w:p w:rsidR="00E53C87" w:rsidRDefault="00416394">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∼N(0,v)</m:t>
          </m:r>
        </m:oMath>
      </m:oMathPara>
    </w:p>
    <w:p w:rsidR="00E53C87" w:rsidRDefault="000F54D8">
      <w:pPr>
        <w:pStyle w:val="BodyText"/>
      </w:pPr>
      <w:r>
        <w:t xml:space="preserve">(M4) simplifies (M3) by excluding year and quarter main effects. This leaves all temporal information in the data to be modeled solely by the quarterly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interaction terms. This model represents more opportunity for partial pooling through time than (M3), as fewer time parameters are introduced. Furthermore </w:t>
      </w:r>
      <w:commentRangeStart w:id="337"/>
      <w:r>
        <w:t xml:space="preserve">all of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xml:space="preserve"> are hierarchically pooled back toward a single common stratum mean via the single shared variance parameter</w:t>
      </w:r>
      <w:proofErr w:type="gramStart"/>
      <w:r>
        <w:t xml:space="preserve">, </w:t>
      </w:r>
      <w:proofErr w:type="gramEnd"/>
      <m:oMath>
        <m:r>
          <w:rPr>
            <w:rFonts w:ascii="Cambria Math" w:hAnsi="Cambria Math"/>
          </w:rPr>
          <m:t>v</m:t>
        </m:r>
      </m:oMath>
      <w:r>
        <w:t>.</w:t>
      </w:r>
      <w:commentRangeEnd w:id="337"/>
      <w:r w:rsidR="00684711">
        <w:rPr>
          <w:rStyle w:val="CommentReference"/>
        </w:rPr>
        <w:commentReference w:id="337"/>
      </w:r>
    </w:p>
    <w:p w:rsidR="00E53C87" w:rsidRDefault="000F54D8">
      <w:pPr>
        <w:pStyle w:val="Heading3"/>
      </w:pPr>
      <w:bookmarkStart w:id="338" w:name="m5"/>
      <w:bookmarkEnd w:id="338"/>
      <w:r>
        <w:t>(M5)</w:t>
      </w:r>
    </w:p>
    <w:p w:rsidR="00E53C87" w:rsidRDefault="00416394">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m:t>
          </m:r>
          <m:sSub>
            <m:sSubPr>
              <m:ctrlPr>
                <w:rPr>
                  <w:rFonts w:ascii="Cambria Math" w:hAnsi="Cambria Math"/>
                </w:rPr>
              </m:ctrlPr>
            </m:sSubPr>
            <m:e>
              <m:r>
                <w:rPr>
                  <w:rFonts w:ascii="Cambria Math" w:hAnsi="Cambria Math"/>
                </w:rPr>
                <m:t>v</m:t>
              </m:r>
            </m:e>
            <m:sub>
              <m:r>
                <w:rPr>
                  <w:rFonts w:ascii="Cambria Math" w:hAnsi="Cambria Math"/>
                </w:rPr>
                <m:t>η</m:t>
              </m:r>
            </m:sub>
          </m:sSub>
          <m:r>
            <w:rPr>
              <w:rFonts w:ascii="Cambria Math" w:hAnsi="Cambria Math"/>
            </w:rPr>
            <m:t>)</m:t>
          </m:r>
        </m:oMath>
      </m:oMathPara>
    </w:p>
    <w:p w:rsidR="00E53C87" w:rsidRDefault="000F54D8">
      <w:pPr>
        <w:pStyle w:val="BodyText"/>
      </w:pPr>
      <w:r>
        <w:t>(M5) is largely the same as (M4), but it represents slightly less potential partial pooling through its hierarchical prior variances</w:t>
      </w:r>
      <w:proofErr w:type="gramStart"/>
      <w:r>
        <w:t xml:space="preserve">, </w:t>
      </w:r>
      <w:proofErr w:type="gramEnd"/>
      <m:oMath>
        <m:sSub>
          <m:sSubPr>
            <m:ctrlPr>
              <w:rPr>
                <w:rFonts w:ascii="Cambria Math" w:hAnsi="Cambria Math"/>
              </w:rPr>
            </m:ctrlPr>
          </m:sSubPr>
          <m:e>
            <m:r>
              <w:rPr>
                <w:rFonts w:ascii="Cambria Math" w:hAnsi="Cambria Math"/>
              </w:rPr>
              <m:t>v</m:t>
            </m:r>
          </m:e>
          <m:sub>
            <m:r>
              <w:rPr>
                <w:rFonts w:ascii="Cambria Math" w:hAnsi="Cambria Math"/>
              </w:rPr>
              <m:t>η</m:t>
            </m:r>
          </m:sub>
        </m:sSub>
      </m:oMath>
      <w:r>
        <w:t xml:space="preserve">, on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w:r>
        <w:t>. Here interaction terms are allowed to partially pool interactions across years, within a common quarter, but since each quarter is assigned a separate variance parameter no pooling is possible between quarters.</w:t>
      </w:r>
    </w:p>
    <w:p w:rsidR="00E53C87" w:rsidRDefault="000F54D8">
      <w:pPr>
        <w:pStyle w:val="Heading3"/>
      </w:pPr>
      <w:bookmarkStart w:id="339" w:name="m6"/>
      <w:bookmarkEnd w:id="339"/>
      <w:r>
        <w:t>(M6)</w:t>
      </w:r>
    </w:p>
    <w:p w:rsidR="00E53C87" w:rsidRDefault="00416394">
      <w:pPr>
        <w:pStyle w:val="FirstParagraph"/>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oMath>
      </m:oMathPara>
    </w:p>
    <w:p w:rsidR="00E53C87" w:rsidRDefault="000F54D8">
      <w:pPr>
        <w:pStyle w:val="BodyText"/>
      </w:pPr>
      <w:r>
        <w:t xml:space="preserve"> </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(y:q)</m:t>
              </m:r>
            </m:sup>
          </m:sSubSup>
          <m:r>
            <w:rPr>
              <w:rFonts w:ascii="Cambria Math" w:hAnsi="Cambria Math"/>
            </w:rPr>
            <m:t>∼N(0,</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oMath>
      </m:oMathPara>
    </w:p>
    <w:p w:rsidR="00E53C87" w:rsidRDefault="000F54D8">
      <w:pPr>
        <w:pStyle w:val="BodyText"/>
        <w:rPr>
          <w:ins w:id="340" w:author="Edward Dick" w:date="2018-02-23T20:18:00Z"/>
        </w:rPr>
      </w:pPr>
      <w:r>
        <w:t>(M6) follows the same idea as (M5), however here interaction terms are allowed to partially pool interactions within a common year, across the quarters of that year, but not between years. (M6) often involves fitting slightly more parameters than (M5) because, at least in this setting, it is typical to model more than four years of data at once.</w:t>
      </w:r>
    </w:p>
    <w:p w:rsidR="00F87FA0" w:rsidRDefault="00F87FA0">
      <w:pPr>
        <w:pStyle w:val="BodyText"/>
      </w:pPr>
      <w:ins w:id="341" w:author="Edward Dick" w:date="2018-02-23T20:21:00Z">
        <w:r>
          <w:t xml:space="preserve">Historically, </w:t>
        </w:r>
      </w:ins>
      <w:ins w:id="342" w:author="Edward Dick" w:date="2018-02-23T20:22:00Z">
        <w:r>
          <w:t xml:space="preserve">regulations </w:t>
        </w:r>
      </w:ins>
      <w:ins w:id="343" w:author="Edward Dick" w:date="2018-02-23T20:23:00Z">
        <w:r>
          <w:t>have been enacted with the aim of</w:t>
        </w:r>
      </w:ins>
      <w:ins w:id="344" w:author="Edward Dick" w:date="2018-02-23T20:22:00Z">
        <w:r>
          <w:t xml:space="preserve"> isolating catch in a market category to a single species (“sort requirements”</w:t>
        </w:r>
      </w:ins>
      <w:ins w:id="345" w:author="Edward Dick" w:date="2018-02-23T20:23:00Z">
        <w:r>
          <w:t xml:space="preserve">). </w:t>
        </w:r>
      </w:ins>
      <w:ins w:id="346" w:author="Edward Dick" w:date="2018-02-23T20:37:00Z">
        <w:r w:rsidR="00EA2613">
          <w:t>This clearly affects</w:t>
        </w:r>
      </w:ins>
      <w:ins w:id="347" w:author="Edward Dick" w:date="2018-02-23T20:25:00Z">
        <w:r>
          <w:t xml:space="preserve"> the composition of the target </w:t>
        </w:r>
      </w:ins>
      <w:ins w:id="348" w:author="Edward Dick" w:date="2018-02-23T20:37:00Z">
        <w:r w:rsidR="00EA2613">
          <w:t xml:space="preserve">market </w:t>
        </w:r>
      </w:ins>
      <w:ins w:id="349" w:author="Edward Dick" w:date="2018-02-23T20:25:00Z">
        <w:r>
          <w:t xml:space="preserve">category, </w:t>
        </w:r>
      </w:ins>
      <w:ins w:id="350" w:author="Edward Dick" w:date="2018-02-23T20:37:00Z">
        <w:r w:rsidR="00EA2613">
          <w:t xml:space="preserve">but </w:t>
        </w:r>
      </w:ins>
      <w:ins w:id="351" w:author="Edward Dick" w:date="2018-02-23T20:25:00Z">
        <w:r>
          <w:t>t</w:t>
        </w:r>
      </w:ins>
      <w:ins w:id="352" w:author="Edward Dick" w:date="2018-02-23T20:23:00Z">
        <w:r>
          <w:t>h</w:t>
        </w:r>
      </w:ins>
      <w:ins w:id="353" w:author="Edward Dick" w:date="2018-02-23T20:25:00Z">
        <w:r>
          <w:t>ese regulations</w:t>
        </w:r>
      </w:ins>
      <w:ins w:id="354" w:author="Edward Dick" w:date="2018-02-23T20:23:00Z">
        <w:r>
          <w:t xml:space="preserve"> </w:t>
        </w:r>
      </w:ins>
      <w:ins w:id="355" w:author="Edward Dick" w:date="2018-02-23T20:25:00Z">
        <w:r>
          <w:t xml:space="preserve">also </w:t>
        </w:r>
      </w:ins>
      <w:ins w:id="356" w:author="Edward Dick" w:date="2018-02-23T20:23:00Z">
        <w:r>
          <w:t xml:space="preserve">affect the species composition of </w:t>
        </w:r>
      </w:ins>
      <w:ins w:id="357" w:author="Edward Dick" w:date="2018-02-23T20:37:00Z">
        <w:r w:rsidR="003833BC">
          <w:t xml:space="preserve">other </w:t>
        </w:r>
      </w:ins>
      <w:ins w:id="358" w:author="Edward Dick" w:date="2018-02-23T20:23:00Z">
        <w:r>
          <w:t xml:space="preserve">market categories in which the </w:t>
        </w:r>
      </w:ins>
      <w:ins w:id="359" w:author="Edward Dick" w:date="2018-02-23T20:36:00Z">
        <w:r w:rsidR="00EA2613">
          <w:t xml:space="preserve">target </w:t>
        </w:r>
      </w:ins>
      <w:ins w:id="360" w:author="Edward Dick" w:date="2018-02-23T20:23:00Z">
        <w:r>
          <w:t xml:space="preserve">species previously </w:t>
        </w:r>
      </w:ins>
      <w:ins w:id="361" w:author="Edward Dick" w:date="2018-02-23T20:25:00Z">
        <w:r>
          <w:t>occurred</w:t>
        </w:r>
      </w:ins>
      <w:ins w:id="362" w:author="Edward Dick" w:date="2018-02-23T20:23:00Z">
        <w:r>
          <w:t>.</w:t>
        </w:r>
      </w:ins>
      <w:ins w:id="363" w:author="Edward Dick" w:date="2018-02-23T20:25:00Z">
        <w:r>
          <w:t xml:space="preserve"> </w:t>
        </w:r>
      </w:ins>
      <w:ins w:id="364" w:author="Edward Dick" w:date="2018-02-23T20:27:00Z">
        <w:r w:rsidR="00EA2613">
          <w:t>We incorporate t</w:t>
        </w:r>
      </w:ins>
      <w:ins w:id="365" w:author="Edward Dick" w:date="2018-02-23T20:25:00Z">
        <w:r>
          <w:t>his information into the model structure</w:t>
        </w:r>
      </w:ins>
      <w:ins w:id="366" w:author="Edward Dick" w:date="2018-02-23T20:27:00Z">
        <w:r w:rsidR="00EA2613">
          <w:t xml:space="preserve"> by treating time periods with relatively stable regulatory conditions as independent </w:t>
        </w:r>
      </w:ins>
      <w:ins w:id="367" w:author="Edward Dick" w:date="2018-02-23T20:28:00Z">
        <w:r w:rsidR="00EA2613">
          <w:t xml:space="preserve">models. </w:t>
        </w:r>
      </w:ins>
      <w:ins w:id="368" w:author="Edward Dick" w:date="2018-02-23T20:37:00Z">
        <w:r w:rsidR="003833BC">
          <w:t xml:space="preserve">In other words, information is only shared among years </w:t>
        </w:r>
      </w:ins>
      <w:ins w:id="369" w:author="Edward Dick" w:date="2018-02-23T20:38:00Z">
        <w:r w:rsidR="003833BC">
          <w:t>in</w:t>
        </w:r>
      </w:ins>
      <w:ins w:id="370" w:author="Edward Dick" w:date="2018-02-23T20:37:00Z">
        <w:r w:rsidR="003833BC">
          <w:t xml:space="preserve"> which regulations</w:t>
        </w:r>
      </w:ins>
      <w:ins w:id="371" w:author="Edward Dick" w:date="2018-02-23T20:38:00Z">
        <w:r w:rsidR="003833BC">
          <w:t xml:space="preserve"> were similar. </w:t>
        </w:r>
      </w:ins>
      <w:ins w:id="372" w:author="Edward Dick" w:date="2018-02-23T20:30:00Z">
        <w:r w:rsidR="00EA2613">
          <w:t xml:space="preserve">For example, a sort requirement for widow rockfish </w:t>
        </w:r>
      </w:ins>
      <w:ins w:id="373" w:author="Edward Dick" w:date="2018-02-23T20:39:00Z">
        <w:r w:rsidR="003833BC">
          <w:t>(</w:t>
        </w:r>
        <w:r w:rsidR="003833BC" w:rsidRPr="003833BC">
          <w:rPr>
            <w:i/>
            <w:rPrChange w:id="374" w:author="Edward Dick" w:date="2018-02-23T20:39:00Z">
              <w:rPr/>
            </w:rPrChange>
          </w:rPr>
          <w:t xml:space="preserve">S. </w:t>
        </w:r>
        <w:proofErr w:type="spellStart"/>
        <w:r w:rsidR="003833BC" w:rsidRPr="003833BC">
          <w:rPr>
            <w:i/>
            <w:rPrChange w:id="375" w:author="Edward Dick" w:date="2018-02-23T20:39:00Z">
              <w:rPr/>
            </w:rPrChange>
          </w:rPr>
          <w:t>entomelas</w:t>
        </w:r>
        <w:proofErr w:type="spellEnd"/>
        <w:r w:rsidR="003833BC">
          <w:t xml:space="preserve">) </w:t>
        </w:r>
      </w:ins>
      <w:ins w:id="376" w:author="Edward Dick" w:date="2018-02-23T20:30:00Z">
        <w:r w:rsidR="00EA2613">
          <w:t>was initiated in 1983</w:t>
        </w:r>
      </w:ins>
      <w:ins w:id="377" w:author="Edward Dick" w:date="2018-02-23T20:33:00Z">
        <w:r w:rsidR="00EA2613">
          <w:t xml:space="preserve">, which not only affected the composition of the “widow rockfish” market category (xxx), but also the </w:t>
        </w:r>
      </w:ins>
      <w:ins w:id="378" w:author="Edward Dick" w:date="2018-02-23T20:34:00Z">
        <w:r w:rsidR="00EA2613">
          <w:t>composition of other categories, including the “unspecified rockfish” market category (250)</w:t>
        </w:r>
      </w:ins>
      <w:ins w:id="379" w:author="Edward Dick" w:date="2018-02-23T20:30:00Z">
        <w:r w:rsidR="00EA2613">
          <w:t xml:space="preserve">. We model the first </w:t>
        </w:r>
      </w:ins>
      <w:ins w:id="380" w:author="Edward Dick" w:date="2018-02-23T20:31:00Z">
        <w:r w:rsidR="00EA2613">
          <w:t>five</w:t>
        </w:r>
      </w:ins>
      <w:ins w:id="381" w:author="Edward Dick" w:date="2018-02-23T20:30:00Z">
        <w:r w:rsidR="00EA2613">
          <w:t xml:space="preserve"> years of available data</w:t>
        </w:r>
      </w:ins>
      <w:ins w:id="382" w:author="Edward Dick" w:date="2018-02-23T20:31:00Z">
        <w:r w:rsidR="00EA2613">
          <w:t xml:space="preserve"> (1978-1982) independently from the years 1983-1990. In 1991, a sort requirement for </w:t>
        </w:r>
        <w:proofErr w:type="spellStart"/>
        <w:r w:rsidR="00EA2613">
          <w:t>bocaccio</w:t>
        </w:r>
        <w:proofErr w:type="spellEnd"/>
        <w:r w:rsidR="00EA2613">
          <w:t xml:space="preserve"> rockfish (</w:t>
        </w:r>
        <w:r w:rsidR="00EA2613" w:rsidRPr="003833BC">
          <w:rPr>
            <w:i/>
            <w:rPrChange w:id="383" w:author="Edward Dick" w:date="2018-02-23T20:39:00Z">
              <w:rPr/>
            </w:rPrChange>
          </w:rPr>
          <w:t xml:space="preserve">S. </w:t>
        </w:r>
        <w:proofErr w:type="spellStart"/>
        <w:r w:rsidR="00EA2613" w:rsidRPr="003833BC">
          <w:rPr>
            <w:i/>
            <w:rPrChange w:id="384" w:author="Edward Dick" w:date="2018-02-23T20:39:00Z">
              <w:rPr/>
            </w:rPrChange>
          </w:rPr>
          <w:t>paucispinis</w:t>
        </w:r>
        <w:proofErr w:type="spellEnd"/>
        <w:r w:rsidR="00EA2613">
          <w:t xml:space="preserve">) was enacted, which is known to have </w:t>
        </w:r>
        <w:r w:rsidR="00EA2613">
          <w:lastRenderedPageBreak/>
          <w:t>affected the composition of other categories</w:t>
        </w:r>
      </w:ins>
      <w:ins w:id="385" w:author="Edward Dick" w:date="2018-02-23T20:39:00Z">
        <w:r w:rsidR="003833BC">
          <w:t xml:space="preserve">, including the </w:t>
        </w:r>
        <w:proofErr w:type="spellStart"/>
        <w:r w:rsidR="003833BC">
          <w:t>Chilipepper</w:t>
        </w:r>
        <w:proofErr w:type="spellEnd"/>
        <w:r w:rsidR="003833BC">
          <w:t xml:space="preserve"> rockfish market category (xxx) and the </w:t>
        </w:r>
        <w:proofErr w:type="spellStart"/>
        <w:r w:rsidR="003833BC">
          <w:t>Chilipepper</w:t>
        </w:r>
        <w:proofErr w:type="spellEnd"/>
        <w:r w:rsidR="003833BC">
          <w:t>/</w:t>
        </w:r>
        <w:proofErr w:type="spellStart"/>
        <w:r w:rsidR="003833BC">
          <w:t>Bocaccio</w:t>
        </w:r>
        <w:proofErr w:type="spellEnd"/>
        <w:r w:rsidR="003833BC">
          <w:t xml:space="preserve"> market category (xxx).</w:t>
        </w:r>
      </w:ins>
    </w:p>
    <w:p w:rsidR="00E53C87" w:rsidRDefault="000F54D8">
      <w:pPr>
        <w:pStyle w:val="BodyText"/>
      </w:pPr>
      <w:r>
        <w:t>Hierarchical variance parameters are estimated from the data. As the above models learn the posteriors of the hierarchical variance parameters, it affects the degree of shrinkage as well as the effective number of parameters held within the respective hierarchies (</w:t>
      </w:r>
      <w:proofErr w:type="spellStart"/>
      <w:r>
        <w:t>Gelman</w:t>
      </w:r>
      <w:proofErr w:type="spellEnd"/>
      <w:r>
        <w:t xml:space="preserve">, 2014). To achieve this, each variance parameter must itself be assigned a prior to be estimated. For all of the hierarchical variance parameters included in the above models </w:t>
      </w:r>
      <m:oMath>
        <m:r>
          <w:rPr>
            <w:rFonts w:ascii="Cambria Math" w:hAnsi="Cambria Math"/>
          </w:rPr>
          <m:t>v</m:t>
        </m:r>
      </m:oMath>
      <w:r>
        <w:t xml:space="preserve"> is assigned a diffuse</w:t>
      </w:r>
      <w:ins w:id="386" w:author="Edward Dick" w:date="2018-02-23T16:34:00Z">
        <w:r w:rsidR="00A157D7">
          <w:t xml:space="preserve"> inverse Gaussian </w:t>
        </w:r>
      </w:ins>
      <w:ins w:id="387" w:author="Edward Dick" w:date="2018-02-23T16:35:00Z">
        <w:r w:rsidR="00FF28FC">
          <w:t xml:space="preserve">(IG) </w:t>
        </w:r>
      </w:ins>
      <w:ins w:id="388" w:author="Edward Dick" w:date="2018-02-23T16:34:00Z">
        <w:r w:rsidR="00A157D7">
          <w:t>prior</w:t>
        </w:r>
        <w:proofErr w:type="gramStart"/>
        <w:r w:rsidR="00A157D7">
          <w:t>,</w:t>
        </w:r>
      </w:ins>
      <w:r>
        <w:t xml:space="preserve"> </w:t>
      </w:r>
      <w:proofErr w:type="gramEnd"/>
      <m:oMath>
        <m:r>
          <w:rPr>
            <w:rFonts w:ascii="Cambria Math" w:hAnsi="Cambria Math"/>
          </w:rPr>
          <m:t>v∼IG(1, 2×</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m:t>
        </m:r>
      </m:oMath>
      <w:del w:id="389" w:author="Edward Dick" w:date="2018-02-23T16:34:00Z">
        <w:r w:rsidDel="00A157D7">
          <w:delText xml:space="preserve"> prior</w:delText>
        </w:r>
      </w:del>
      <w:r>
        <w:t>.</w:t>
      </w:r>
      <w:del w:id="390" w:author="Edward Dick" w:date="2018-02-23T16:34:00Z">
        <w:r w:rsidDel="00A157D7">
          <w:delText xml:space="preserve"> </w:delText>
        </w:r>
      </w:del>
    </w:p>
    <w:p w:rsidR="00E53C87" w:rsidRDefault="000F54D8">
      <w:pPr>
        <w:pStyle w:val="BodyText"/>
      </w:pPr>
      <w:r>
        <w:t xml:space="preserve">Finally the </w:t>
      </w:r>
      <w:proofErr w:type="spellStart"/>
      <w:r>
        <w:t>overdispersion</w:t>
      </w:r>
      <w:proofErr w:type="spellEnd"/>
      <w:r>
        <w:t xml:space="preserve"> parameter</w:t>
      </w:r>
      <w:proofErr w:type="gramStart"/>
      <w:r>
        <w:t xml:space="preserve">, </w:t>
      </w:r>
      <w:proofErr w:type="gramEnd"/>
      <m:oMath>
        <m:r>
          <w:rPr>
            <w:rFonts w:ascii="Cambria Math" w:hAnsi="Cambria Math"/>
          </w:rPr>
          <m:t>ρ</m:t>
        </m:r>
      </m:oMath>
      <w:r>
        <w:t xml:space="preserve">, is assigned a diffuse normal prior on the logit scale, </w:t>
      </w:r>
      <m:oMath>
        <m:r>
          <m:rPr>
            <m:sty m:val="p"/>
          </m:rPr>
          <w:rPr>
            <w:rFonts w:ascii="Cambria Math" w:hAnsi="Cambria Math"/>
          </w:rPr>
          <m:t>logit</m:t>
        </m:r>
        <m:r>
          <w:rPr>
            <w:rFonts w:ascii="Cambria Math" w:hAnsi="Cambria Math"/>
          </w:rPr>
          <m:t>(ρ)∼N(0,</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The </w:t>
      </w:r>
      <m:oMath>
        <m:r>
          <w:rPr>
            <w:rFonts w:ascii="Cambria Math" w:hAnsi="Cambria Math"/>
          </w:rPr>
          <m:t>N(0,</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prior is indeed a symmetric, and far reaching, prior when back transformed to the unit interval. To notice this, it is helpful to realize that the central 95% interval for a </w:t>
      </w:r>
      <m:oMath>
        <m:r>
          <w:rPr>
            <w:rFonts w:ascii="Cambria Math" w:hAnsi="Cambria Math"/>
          </w:rPr>
          <m:t>N(0,</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(i.e</w:t>
      </w:r>
      <w:proofErr w:type="gramStart"/>
      <w:r>
        <w:t xml:space="preserve">. </w:t>
      </w:r>
      <w:proofErr w:type="gramEnd"/>
      <m:oMath>
        <m:r>
          <w:rPr>
            <w:rFonts w:ascii="Cambria Math" w:hAnsi="Cambria Math"/>
          </w:rPr>
          <m:t>0±3.91</m:t>
        </m:r>
      </m:oMath>
      <w:r>
        <w:t xml:space="preserve">), includes almost the entirety of the back transformed unit interval (i.e. </w:t>
      </w:r>
      <m:oMath>
        <m:r>
          <w:rPr>
            <w:rFonts w:ascii="Cambria Math" w:hAnsi="Cambria Math"/>
          </w:rPr>
          <m:t>0.5±0.48</m:t>
        </m:r>
      </m:oMath>
      <w:r>
        <w:t>).</w:t>
      </w:r>
    </w:p>
    <w:p w:rsidR="00E53C87" w:rsidRDefault="000F54D8">
      <w:pPr>
        <w:pStyle w:val="BodyText"/>
      </w:pPr>
      <w:commentRangeStart w:id="391"/>
      <w:proofErr w:type="gramStart"/>
      <w:r>
        <w:t>Table(</w:t>
      </w:r>
      <w:proofErr w:type="gramEnd"/>
      <m:oMath>
        <m:r>
          <w:rPr>
            <w:rFonts w:ascii="Cambria Math" w:hAnsi="Cambria Math"/>
          </w:rPr>
          <m:t>priortable</m:t>
        </m:r>
      </m:oMath>
      <w:r>
        <w:t>) shows a clear preference for model (M4). It is worth mentioning that among all of the models considered here, (M4) offers the largest potential for hierarchical partial pooling among the time parameters. For the duration of the methods we build upon this preliminary result.</w:t>
      </w:r>
      <w:commentRangeEnd w:id="391"/>
      <w:r w:rsidR="00FF28FC">
        <w:rPr>
          <w:rStyle w:val="CommentReference"/>
        </w:rPr>
        <w:commentReference w:id="391"/>
      </w:r>
    </w:p>
    <w:p w:rsidR="00E53C87" w:rsidRDefault="000F54D8">
      <w:pPr>
        <w:pStyle w:val="Heading2"/>
      </w:pPr>
      <w:bookmarkStart w:id="392" w:name="species-composition-prediction"/>
      <w:bookmarkEnd w:id="392"/>
      <w:r>
        <w:t>Species Composition Prediction</w:t>
      </w:r>
    </w:p>
    <w:p w:rsidR="00E53C87" w:rsidRDefault="000F54D8">
      <w:pPr>
        <w:pStyle w:val="FirstParagraph"/>
      </w:pPr>
      <w:del w:id="393" w:author="Edward Dick" w:date="2018-02-23T16:37:00Z">
        <w:r w:rsidDel="001C6C70">
          <w:delText xml:space="preserve">Estimating model (M4) in a </w:delText>
        </w:r>
      </w:del>
      <w:r>
        <w:t xml:space="preserve">Bayesian </w:t>
      </w:r>
      <w:del w:id="394" w:author="Edward Dick" w:date="2018-02-23T16:37:00Z">
        <w:r w:rsidDel="001C6C70">
          <w:delText xml:space="preserve">way </w:delText>
        </w:r>
      </w:del>
      <w:ins w:id="395" w:author="Edward Dick" w:date="2018-02-23T16:37:00Z">
        <w:r w:rsidR="001C6C70">
          <w:t>estimation</w:t>
        </w:r>
        <w:r w:rsidR="001C6C70">
          <w:t xml:space="preserve"> </w:t>
        </w:r>
      </w:ins>
      <w:r>
        <w:t xml:space="preserve">gives access to the full posterior distribution of all of the parameters of the model. It is useful to emphasize that in the Bayesian setting, these parameters have full distributions, and they are typically handled as a large number of samples from the joint posterior distribution of the parameters. Once the posterior sampling is complete, this simplifies parameter mean and variance estimation since the required moments are simply obtained by computing the desired moments from the posterior samples. Additionally the fact that the parameters are full </w:t>
      </w:r>
      <w:proofErr w:type="gramStart"/>
      <w:r>
        <w:t>distributions,</w:t>
      </w:r>
      <w:proofErr w:type="gramEnd"/>
      <w:r>
        <w:t xml:space="preserve"> means that any functions </w:t>
      </w:r>
      <w:ins w:id="396" w:author="Edward Dick" w:date="2018-02-23T16:39:00Z">
        <w:r w:rsidR="001C6C70">
          <w:t xml:space="preserve">of those parameters </w:t>
        </w:r>
      </w:ins>
      <w:del w:id="397" w:author="Edward Dick" w:date="2018-02-23T16:39:00Z">
        <w:r w:rsidDel="001C6C70">
          <w:delText xml:space="preserve">which contain, or are derived from, parameters </w:delText>
        </w:r>
      </w:del>
      <w:r>
        <w:t>are themselves random variables</w:t>
      </w:r>
      <w:ins w:id="398" w:author="Edward Dick" w:date="2018-02-23T16:39:00Z">
        <w:r w:rsidR="001C6C70">
          <w:t>,</w:t>
        </w:r>
      </w:ins>
      <w:r>
        <w:t xml:space="preserve"> with the function representing a </w:t>
      </w:r>
      <w:del w:id="399" w:author="Edward Dick" w:date="2018-02-23T16:39:00Z">
        <w:r w:rsidDel="001C6C70">
          <w:delText xml:space="preserve">random variable </w:delText>
        </w:r>
      </w:del>
      <w:r>
        <w:t>transformation of those parameters.</w:t>
      </w:r>
    </w:p>
    <w:p w:rsidR="00E53C87" w:rsidRDefault="000F54D8">
      <w:pPr>
        <w:pStyle w:val="BodyText"/>
      </w:pPr>
      <w:r>
        <w:t>To obtain predicted species compositions from this model, first consider the posterior predictive distribution of sampled weight for a particular stratum.</w:t>
      </w:r>
    </w:p>
    <w:p w:rsidR="00E53C87" w:rsidRDefault="000F54D8">
      <w:pPr>
        <w:pStyle w:val="BodyText"/>
      </w:pPr>
      <m:oMathPara>
        <m:oMathParaPr>
          <m:jc m:val="center"/>
        </m:oMathParaPr>
        <m:oMath>
          <m:r>
            <w:rPr>
              <w:rFonts w:ascii="Cambria Math" w:hAnsi="Cambria Math"/>
            </w:rPr>
            <m:t>p(</m:t>
          </m:r>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r>
            <w:rPr>
              <w:rFonts w:ascii="Cambria Math" w:hAnsi="Cambria Math"/>
            </w:rPr>
            <m:t>|y)=∫∫</m:t>
          </m:r>
          <m:r>
            <m:rPr>
              <m:sty m:val="p"/>
            </m:rPr>
            <w:rPr>
              <w:rFonts w:ascii="Cambria Math" w:hAnsi="Cambria Math"/>
            </w:rPr>
            <m:t>BB</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)P(</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|y)d</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d</m:t>
          </m:r>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r>
            <w:rPr>
              <w:rFonts w:ascii="Cambria Math" w:hAnsi="Cambria Math"/>
            </w:rPr>
            <m:t>.</m:t>
          </m:r>
        </m:oMath>
      </m:oMathPara>
    </w:p>
    <w:p w:rsidR="00E53C87" w:rsidRDefault="000F54D8">
      <w:pPr>
        <w:pStyle w:val="BodyText"/>
      </w:pPr>
      <w:r>
        <w:t xml:space="preserve">Here BB is the data generating beta-binomial distribution for a predictive observation and </w:t>
      </w:r>
      <m:oMath>
        <m:r>
          <w:rPr>
            <w:rFonts w:ascii="Cambria Math" w:hAnsi="Cambria Math"/>
          </w:rPr>
          <m:t>P(</m:t>
        </m:r>
        <m:sSub>
          <m:sSubPr>
            <m:ctrlPr>
              <w:rPr>
                <w:rFonts w:ascii="Cambria Math" w:hAnsi="Cambria Math"/>
              </w:rPr>
            </m:ctrlPr>
          </m:sSubPr>
          <m:e>
            <m:r>
              <w:rPr>
                <w:rFonts w:ascii="Cambria Math" w:hAnsi="Cambria Math"/>
              </w:rPr>
              <m:t>μ</m:t>
            </m:r>
          </m:e>
          <m:sub>
            <m:r>
              <w:rPr>
                <w:rFonts w:ascii="Cambria Math" w:hAnsi="Cambria Math"/>
              </w:rPr>
              <m:t>jklmη</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jklm</m:t>
            </m:r>
            <m:r>
              <w:rPr>
                <w:rFonts w:ascii="Cambria Math" w:hAnsi="Cambria Math"/>
              </w:rPr>
              <m:t>η</m:t>
            </m:r>
          </m:sub>
          <m:sup>
            <m:r>
              <w:rPr>
                <w:rFonts w:ascii="Cambria Math" w:hAnsi="Cambria Math"/>
              </w:rPr>
              <m:t>2</m:t>
            </m:r>
          </m:sup>
        </m:sSubSup>
        <m:r>
          <w:rPr>
            <w:rFonts w:ascii="Cambria Math" w:hAnsi="Cambria Math"/>
          </w:rPr>
          <m:t>|y)</m:t>
        </m:r>
      </m:oMath>
      <w:r>
        <w:t xml:space="preserve"> is the posterior distribution of the parameters given the observed data. Integration of the parameters, </w:t>
      </w:r>
      <m:oMath>
        <m:sSub>
          <m:sSubPr>
            <m:ctrlPr>
              <w:rPr>
                <w:rFonts w:ascii="Cambria Math" w:hAnsi="Cambria Math"/>
              </w:rPr>
            </m:ctrlPr>
          </m:sSubPr>
          <m:e>
            <m:r>
              <w:rPr>
                <w:rFonts w:ascii="Cambria Math" w:hAnsi="Cambria Math"/>
              </w:rPr>
              <m:t>μ</m:t>
            </m:r>
          </m:e>
          <m:sub>
            <m:r>
              <w:rPr>
                <w:rFonts w:ascii="Cambria Math" w:hAnsi="Cambria Math"/>
              </w:rPr>
              <m:t>jklmη</m:t>
            </m:r>
          </m:sub>
        </m:sSub>
      </m:oMath>
      <w:r>
        <w:t xml:space="preserve"> </w:t>
      </w:r>
      <w:proofErr w:type="gramStart"/>
      <w:r>
        <w:t xml:space="preserve">and </w:t>
      </w:r>
      <w:proofErr w:type="gramEnd"/>
      <m:oMath>
        <m:sSubSup>
          <m:sSubSupPr>
            <m:ctrlPr>
              <w:rPr>
                <w:rFonts w:ascii="Cambria Math" w:hAnsi="Cambria Math"/>
              </w:rPr>
            </m:ctrlPr>
          </m:sSubSupPr>
          <m:e>
            <m:r>
              <w:rPr>
                <w:rFonts w:ascii="Cambria Math" w:hAnsi="Cambria Math"/>
              </w:rPr>
              <m:t>σ</m:t>
            </m:r>
          </m:e>
          <m:sub>
            <m:r>
              <w:rPr>
                <w:rFonts w:ascii="Cambria Math" w:hAnsi="Cambria Math"/>
              </w:rPr>
              <m:t>jklmη</m:t>
            </m:r>
          </m:sub>
          <m:sup>
            <m:r>
              <w:rPr>
                <w:rFonts w:ascii="Cambria Math" w:hAnsi="Cambria Math"/>
              </w:rPr>
              <m:t>2</m:t>
            </m:r>
          </m:sup>
        </m:sSubSup>
      </m:oMath>
      <w:r>
        <w:t xml:space="preserve">, is done by Monte Carlo integration to obtain samples from the predictive distribution, </w:t>
      </w:r>
      <m:oMath>
        <m:r>
          <w:rPr>
            <w:rFonts w:ascii="Cambria Math" w:hAnsi="Cambria Math"/>
          </w:rPr>
          <m:t>p(</m:t>
        </m:r>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r>
          <w:rPr>
            <w:rFonts w:ascii="Cambria Math" w:hAnsi="Cambria Math"/>
          </w:rPr>
          <m:t>|y)</m:t>
        </m:r>
      </m:oMath>
      <w:r>
        <w:t xml:space="preserve">, for sampled weights in the </w:t>
      </w:r>
      <m:oMath>
        <m:r>
          <w:rPr>
            <w:rFonts w:ascii="Cambria Math" w:hAnsi="Cambria Math"/>
          </w:rPr>
          <m:t>jklm</m:t>
        </m:r>
        <m:sSup>
          <m:sSupPr>
            <m:ctrlPr>
              <w:rPr>
                <w:rFonts w:ascii="Cambria Math" w:hAnsi="Cambria Math"/>
              </w:rPr>
            </m:ctrlPr>
          </m:sSupPr>
          <m:e>
            <m:r>
              <w:rPr>
                <w:rFonts w:ascii="Cambria Math" w:hAnsi="Cambria Math"/>
              </w:rPr>
              <m:t>η</m:t>
            </m:r>
          </m:e>
          <m:sup>
            <m:r>
              <w:rPr>
                <w:rFonts w:ascii="Cambria Math" w:hAnsi="Cambria Math"/>
              </w:rPr>
              <m:t>th</m:t>
            </m:r>
          </m:sup>
        </m:sSup>
      </m:oMath>
      <w:r>
        <w:t xml:space="preserve"> stratum.</w:t>
      </w:r>
    </w:p>
    <w:p w:rsidR="00E53C87" w:rsidRDefault="000F54D8">
      <w:pPr>
        <w:pStyle w:val="BodyText"/>
      </w:pPr>
      <w:r>
        <w:t>Obtaining predictive species compositions from predictive weights amounts to computing the following transformation,</w:t>
      </w:r>
    </w:p>
    <w:p w:rsidR="00E53C87" w:rsidRDefault="00416394">
      <w:pPr>
        <w:pStyle w:val="BodyText"/>
      </w:pPr>
      <m:oMathPara>
        <m:oMathParaPr>
          <m:jc m:val="center"/>
        </m:oMathParaPr>
        <m:oMath>
          <m:sSubSup>
            <m:sSubSupPr>
              <m:ctrlPr>
                <w:rPr>
                  <w:rFonts w:ascii="Cambria Math" w:hAnsi="Cambria Math"/>
                </w:rPr>
              </m:ctrlPr>
            </m:sSubSupPr>
            <m:e>
              <m:r>
                <w:rPr>
                  <w:rFonts w:ascii="Cambria Math" w:hAnsi="Cambria Math"/>
                </w:rPr>
                <m:t>π</m:t>
              </m:r>
            </m:e>
            <m:sub>
              <m:r>
                <w:rPr>
                  <w:rFonts w:ascii="Cambria Math" w:hAnsi="Cambria Math"/>
                </w:rPr>
                <m:t>jklmη</m:t>
              </m:r>
            </m:sub>
            <m:sup>
              <m:r>
                <w:rPr>
                  <w:rFonts w:ascii="Cambria Math" w:hAnsi="Cambria Math"/>
                </w:rPr>
                <m:t>*</m:t>
              </m:r>
            </m:sup>
          </m:sSub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num>
            <m:den>
              <m:nary>
                <m:naryPr>
                  <m:chr m:val="∑"/>
                  <m:limLoc m:val="undOvr"/>
                  <m:subHide m:val="1"/>
                  <m:ctrlPr>
                    <w:rPr>
                      <w:rFonts w:ascii="Cambria Math" w:hAnsi="Cambria Math"/>
                    </w:rPr>
                  </m:ctrlPr>
                </m:naryP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jklmη</m:t>
                      </m:r>
                    </m:sub>
                    <m:sup>
                      <m:r>
                        <w:rPr>
                          <w:rFonts w:ascii="Cambria Math" w:hAnsi="Cambria Math"/>
                        </w:rPr>
                        <m:t>*</m:t>
                      </m:r>
                    </m:sup>
                  </m:sSubSup>
                </m:e>
              </m:nary>
            </m:den>
          </m:f>
          <m:r>
            <w:rPr>
              <w:rFonts w:ascii="Cambria Math" w:hAnsi="Cambria Math"/>
            </w:rPr>
            <m:t>   </m:t>
          </m:r>
          <m:sSubSup>
            <m:sSubSupPr>
              <m:ctrlPr>
                <w:rPr>
                  <w:rFonts w:ascii="Cambria Math" w:hAnsi="Cambria Math"/>
                </w:rPr>
              </m:ctrlPr>
            </m:sSubSupPr>
            <m:e>
              <m:r>
                <w:rPr>
                  <w:rFonts w:ascii="Cambria Math" w:hAnsi="Cambria Math"/>
                </w:rPr>
                <m:t>y</m:t>
              </m:r>
            </m:e>
            <m:sub>
              <m:r>
                <w:rPr>
                  <w:rFonts w:ascii="Cambria Math" w:hAnsi="Cambria Math"/>
                </w:rPr>
                <m:t>klmη</m:t>
              </m:r>
            </m:sub>
            <m:sup>
              <m:r>
                <w:rPr>
                  <w:rFonts w:ascii="Cambria Math" w:hAnsi="Cambria Math"/>
                </w:rPr>
                <m:t>*</m:t>
              </m:r>
            </m:sup>
          </m:sSubSup>
          <m:r>
            <w:rPr>
              <w:rFonts w:ascii="Cambria Math" w:hAnsi="Cambria Math"/>
            </w:rPr>
            <m:t>≠0.</m:t>
          </m:r>
        </m:oMath>
      </m:oMathPara>
    </w:p>
    <w:p w:rsidR="00E53C87" w:rsidRDefault="000F54D8">
      <w:pPr>
        <w:pStyle w:val="BodyText"/>
      </w:pPr>
      <w:r>
        <w:t xml:space="preserve">Here </w:t>
      </w:r>
      <m:oMath>
        <m:sSubSup>
          <m:sSubSupPr>
            <m:ctrlPr>
              <w:rPr>
                <w:rFonts w:ascii="Cambria Math" w:hAnsi="Cambria Math"/>
              </w:rPr>
            </m:ctrlPr>
          </m:sSubSupPr>
          <m:e>
            <m:r>
              <w:rPr>
                <w:rFonts w:ascii="Cambria Math" w:hAnsi="Cambria Math"/>
              </w:rPr>
              <m:t>π</m:t>
            </m:r>
          </m:e>
          <m:sub>
            <m:r>
              <w:rPr>
                <w:rFonts w:ascii="Cambria Math" w:hAnsi="Cambria Math"/>
              </w:rPr>
              <m:t>jklmη</m:t>
            </m:r>
          </m:sub>
          <m:sup>
            <m:r>
              <w:rPr>
                <w:rFonts w:ascii="Cambria Math" w:hAnsi="Cambria Math"/>
              </w:rPr>
              <m:t>*</m:t>
            </m:r>
          </m:sup>
        </m:sSubSup>
      </m:oMath>
      <w:r>
        <w:t xml:space="preserve"> is the </w:t>
      </w:r>
      <w:del w:id="400" w:author="Edward Dick" w:date="2018-02-23T16:43:00Z">
        <w:r w:rsidDel="00413F6C">
          <w:delText>models representation of the observation level species composition for</w:delText>
        </w:r>
      </w:del>
      <w:ins w:id="401" w:author="Edward Dick" w:date="2018-02-23T16:43:00Z">
        <w:r w:rsidR="00413F6C">
          <w:t>predicted proportion of</w:t>
        </w:r>
      </w:ins>
      <w:r>
        <w:t xml:space="preserve"> species </w:t>
      </w:r>
      <m:oMath>
        <m:r>
          <w:rPr>
            <w:rFonts w:ascii="Cambria Math" w:hAnsi="Cambria Math"/>
          </w:rPr>
          <m:t>j</m:t>
        </m:r>
      </m:oMath>
      <w:r>
        <w:t xml:space="preserve"> in the </w:t>
      </w:r>
      <m:oMath>
        <m:sSup>
          <m:sSupPr>
            <m:ctrlPr>
              <w:rPr>
                <w:rFonts w:ascii="Cambria Math" w:hAnsi="Cambria Math"/>
              </w:rPr>
            </m:ctrlPr>
          </m:sSupPr>
          <m:e>
            <m:r>
              <w:rPr>
                <w:rFonts w:ascii="Cambria Math" w:hAnsi="Cambria Math"/>
              </w:rPr>
              <m:t>k</m:t>
            </m:r>
          </m:e>
          <m:sup>
            <m:r>
              <w:rPr>
                <w:rFonts w:ascii="Cambria Math" w:hAnsi="Cambria Math"/>
              </w:rPr>
              <m:t>th</m:t>
            </m:r>
          </m:sup>
        </m:sSup>
      </m:oMath>
      <w:r>
        <w:t xml:space="preserve"> port, caught with the </w:t>
      </w:r>
      <m:oMath>
        <m:sSup>
          <m:sSupPr>
            <m:ctrlPr>
              <w:rPr>
                <w:rFonts w:ascii="Cambria Math" w:hAnsi="Cambria Math"/>
              </w:rPr>
            </m:ctrlPr>
          </m:sSupPr>
          <m:e>
            <m:r>
              <w:rPr>
                <w:rFonts w:ascii="Cambria Math" w:hAnsi="Cambria Math"/>
              </w:rPr>
              <m:t>l</m:t>
            </m:r>
          </m:e>
          <m:sup>
            <m:r>
              <w:rPr>
                <w:rFonts w:ascii="Cambria Math" w:hAnsi="Cambria Math"/>
              </w:rPr>
              <m:t>th</m:t>
            </m:r>
          </m:sup>
        </m:sSup>
      </m:oMath>
      <w:r>
        <w:t xml:space="preserve"> gear, in the </w:t>
      </w:r>
      <m:oMath>
        <m:sSup>
          <m:sSupPr>
            <m:ctrlPr>
              <w:rPr>
                <w:rFonts w:ascii="Cambria Math" w:hAnsi="Cambria Math"/>
              </w:rPr>
            </m:ctrlPr>
          </m:sSupPr>
          <m:e>
            <m:r>
              <w:rPr>
                <w:rFonts w:ascii="Cambria Math" w:hAnsi="Cambria Math"/>
              </w:rPr>
              <m:t>η</m:t>
            </m:r>
          </m:e>
          <m:sup>
            <m:r>
              <w:rPr>
                <w:rFonts w:ascii="Cambria Math" w:hAnsi="Cambria Math"/>
              </w:rPr>
              <m:t>th</m:t>
            </m:r>
          </m:sup>
        </m:sSup>
      </m:oMath>
      <w:r>
        <w:t xml:space="preserve"> quarter, of </w:t>
      </w:r>
      <w:proofErr w:type="gramStart"/>
      <w:r>
        <w:t xml:space="preserve">year </w:t>
      </w:r>
      <w:proofErr w:type="gramEnd"/>
      <m:oMath>
        <m:r>
          <w:rPr>
            <w:rFonts w:ascii="Cambria Math" w:hAnsi="Cambria Math"/>
          </w:rPr>
          <m:t>m</m:t>
        </m:r>
      </m:oMath>
      <w:r>
        <w:t xml:space="preserve">. </w:t>
      </w:r>
    </w:p>
    <w:p w:rsidR="00E53C87" w:rsidRDefault="000F54D8">
      <w:pPr>
        <w:pStyle w:val="Heading2"/>
      </w:pPr>
      <w:bookmarkStart w:id="402" w:name="model-exploration-averaging"/>
      <w:bookmarkEnd w:id="402"/>
      <w:r>
        <w:t>Model Exploration &amp; Averaging</w:t>
      </w:r>
    </w:p>
    <w:p w:rsidR="00E53C87" w:rsidRDefault="000F54D8">
      <w:pPr>
        <w:pStyle w:val="FirstParagraph"/>
      </w:pPr>
      <w:r>
        <w:t xml:space="preserve">Presently, </w:t>
      </w:r>
      <w:del w:id="403" w:author="Edward Dick" w:date="2018-02-23T16:43:00Z">
        <w:r w:rsidDel="00413F6C">
          <w:delText xml:space="preserve">stratum </w:delText>
        </w:r>
      </w:del>
      <w:commentRangeStart w:id="404"/>
      <w:ins w:id="405" w:author="Edward Dick" w:date="2018-02-23T16:43:00Z">
        <w:r w:rsidR="00413F6C">
          <w:t>strata</w:t>
        </w:r>
        <w:r w:rsidR="00413F6C">
          <w:t xml:space="preserve"> </w:t>
        </w:r>
        <w:commentRangeEnd w:id="404"/>
        <w:r w:rsidR="00413F6C">
          <w:rPr>
            <w:rStyle w:val="CommentReference"/>
          </w:rPr>
          <w:commentReference w:id="404"/>
        </w:r>
      </w:ins>
      <w:r>
        <w:t xml:space="preserve">with diminishingly small sample sizes are managed by an ad-hoc "data borrowing" protocol, as outlined in Pearson and Erwin (1997). The protocol for "data borrowing" calls for pooling only when forced to fill holes brought about by </w:t>
      </w:r>
      <w:proofErr w:type="spellStart"/>
      <w:r>
        <w:t>unsampled</w:t>
      </w:r>
      <w:proofErr w:type="spellEnd"/>
      <w:r>
        <w:t xml:space="preserve"> strata. Naturally, such a pooling protocol introduces bias to fill in </w:t>
      </w:r>
      <w:proofErr w:type="spellStart"/>
      <w:r>
        <w:t>unsampled</w:t>
      </w:r>
      <w:proofErr w:type="spellEnd"/>
      <w:r>
        <w:t xml:space="preserve"> strata, however due to the mathematically unstructured way in which this bias is </w:t>
      </w:r>
      <w:proofErr w:type="gramStart"/>
      <w:r>
        <w:t>introduced,</w:t>
      </w:r>
      <w:proofErr w:type="gramEnd"/>
      <w:r>
        <w:t xml:space="preserve"> it is hard to quantitatively justify these "data borrowing" rules.</w:t>
      </w:r>
    </w:p>
    <w:p w:rsidR="00605E14" w:rsidRDefault="000F54D8">
      <w:pPr>
        <w:pStyle w:val="BodyText"/>
      </w:pPr>
      <w:r>
        <w:t xml:space="preserve">Model (M4) avoids temporal ad-hoc "borrowing" protocols </w:t>
      </w:r>
      <w:del w:id="406" w:author="Edward Dick" w:date="2018-02-23T16:45:00Z">
        <w:r w:rsidDel="00605E14">
          <w:delText xml:space="preserve">used </w:delText>
        </w:r>
      </w:del>
      <w:ins w:id="407" w:author="Edward Dick" w:date="2018-02-23T16:45:00Z">
        <w:r w:rsidR="00605E14">
          <w:t>described</w:t>
        </w:r>
        <w:r w:rsidR="00605E14">
          <w:t xml:space="preserve"> </w:t>
        </w:r>
      </w:ins>
      <w:r>
        <w:t>in Pearson and Erwin (1997) by making use of its hierarchical structure to fill temporal holes with a posterior predictive distribution for unseen time periods within the modeled period. This hierarchical structure uses the data to estimate the degree of pooling through time, rather than ad-hoc "data borrowing".</w:t>
      </w:r>
    </w:p>
    <w:p w:rsidR="00E53C87" w:rsidRDefault="000F54D8">
      <w:pPr>
        <w:pStyle w:val="BodyText"/>
      </w:pPr>
      <w:r>
        <w:t>Despite the benefits of modeling these data as Bayesian hierarchical models, port sampling data still remains sparse. Given the degree of sparsity in these data it is certainly possible that models which consider an additional degree of data pooling between port complexes may offer predictive benefits. In exploring strategies for pooling data across space it is necessary to formalize the port complex pooling scheme in a way which provides a mathematically understandable and scalable structure to build upon.</w:t>
      </w:r>
    </w:p>
    <w:p w:rsidR="00E53C87" w:rsidRDefault="000F54D8">
      <w:pPr>
        <w:pStyle w:val="BodyText"/>
      </w:pPr>
      <w:commentRangeStart w:id="408"/>
      <w:r>
        <w:t xml:space="preserve">Given the categorical nature of port complex variables, the typical hierarchical regularization priors among port complexes are not appropriate. </w:t>
      </w:r>
      <w:commentRangeEnd w:id="408"/>
      <w:r w:rsidR="00605E14">
        <w:rPr>
          <w:rStyle w:val="CommentReference"/>
        </w:rPr>
        <w:commentReference w:id="408"/>
      </w:r>
      <w:r>
        <w:t>Rather, we frame port complex pooling as a model uncertainty problem, in which we consider some degree of port complex pooling, but the exact degree of pooling, and the particular partitioning of the pooled port complexes are not known.</w:t>
      </w:r>
    </w:p>
    <w:p w:rsidR="00E53C87" w:rsidRDefault="000F54D8">
      <w:pPr>
        <w:pStyle w:val="BodyText"/>
      </w:pPr>
      <w:r>
        <w:t xml:space="preserve">Port complex pooling is achieved by repeatedly fitting model (M4) with different </w:t>
      </w:r>
      <w:proofErr w:type="spellStart"/>
      <w:r>
        <w:t>partitionings</w:t>
      </w:r>
      <w:proofErr w:type="spellEnd"/>
      <w:r>
        <w:t xml:space="preserve"> of the port complex variables within a particular market category and modeling time period. This model exploration exercise explores the possible ways to produce groupings of the existing port complexes so as to discover predictively useful </w:t>
      </w:r>
      <w:proofErr w:type="spellStart"/>
      <w:r>
        <w:t>partitionings</w:t>
      </w:r>
      <w:proofErr w:type="spellEnd"/>
      <w:r>
        <w:t xml:space="preserve"> of the port complexes. Insisting that the port complex groupings be partitions of the available port complexes provides a </w:t>
      </w:r>
      <w:del w:id="409" w:author="Edward Dick" w:date="2018-02-23T16:49:00Z">
        <w:r w:rsidDel="00605E14">
          <w:delText>well defined</w:delText>
        </w:r>
      </w:del>
      <w:ins w:id="410" w:author="Edward Dick" w:date="2018-02-23T16:49:00Z">
        <w:r w:rsidR="00605E14">
          <w:t>well-defined</w:t>
        </w:r>
      </w:ins>
      <w:r>
        <w:t xml:space="preserve"> mathematical structure for exploring the space of pooled port complexes.</w:t>
      </w:r>
    </w:p>
    <w:p w:rsidR="00E53C87" w:rsidRDefault="000F54D8">
      <w:pPr>
        <w:pStyle w:val="BodyText"/>
      </w:pPr>
      <w:r>
        <w:t>The size of the space of possible pooled models is in the setting is well defined in terms of the size of the set of items to be partitioned</w:t>
      </w:r>
      <w:proofErr w:type="gramStart"/>
      <w:r>
        <w:t xml:space="preserve">, </w:t>
      </w:r>
      <w:proofErr w:type="gramEnd"/>
      <m:oMath>
        <m:r>
          <w:rPr>
            <w:rFonts w:ascii="Cambria Math" w:hAnsi="Cambria Math"/>
          </w:rPr>
          <m:t>K</m:t>
        </m:r>
      </m:oMath>
      <w:r>
        <w:t>, as given by the Bell numbers (</w:t>
      </w:r>
      <m:oMath>
        <m:sSub>
          <m:sSubPr>
            <m:ctrlPr>
              <w:rPr>
                <w:rFonts w:ascii="Cambria Math" w:hAnsi="Cambria Math"/>
              </w:rPr>
            </m:ctrlPr>
          </m:sSubPr>
          <m:e>
            <m:r>
              <w:rPr>
                <w:rFonts w:ascii="Cambria Math" w:hAnsi="Cambria Math"/>
              </w:rPr>
              <m:t>B</m:t>
            </m:r>
          </m:e>
          <m:sub>
            <m:r>
              <w:rPr>
                <w:rFonts w:ascii="Cambria Math" w:hAnsi="Cambria Math"/>
              </w:rPr>
              <m:t>K</m:t>
            </m:r>
          </m:sub>
        </m:sSub>
      </m:oMath>
      <w:r>
        <w:t>),</w:t>
      </w:r>
    </w:p>
    <w:p w:rsidR="00E53C87" w:rsidRDefault="00416394">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m:t>
          </m:r>
          <m:nary>
            <m:naryPr>
              <m:chr m:val="∑"/>
              <m:limLoc m:val="undOvr"/>
              <m:ctrlPr>
                <w:rPr>
                  <w:rFonts w:ascii="Cambria Math" w:hAnsi="Cambria Math"/>
                </w:rPr>
              </m:ctrlPr>
            </m:naryPr>
            <m:sub>
              <m:acc>
                <m:accPr>
                  <m:chr m:val="^"/>
                  <m:ctrlPr>
                    <w:rPr>
                      <w:rFonts w:ascii="Cambria Math" w:hAnsi="Cambria Math"/>
                    </w:rPr>
                  </m:ctrlPr>
                </m:accPr>
                <m:e>
                  <m:r>
                    <w:rPr>
                      <w:rFonts w:ascii="Cambria Math" w:hAnsi="Cambria Math"/>
                    </w:rPr>
                    <m:t>k</m:t>
                  </m:r>
                </m:e>
              </m:acc>
              <m:r>
                <w:rPr>
                  <w:rFonts w:ascii="Cambria Math" w:hAnsi="Cambria Math"/>
                </w:rPr>
                <m:t>=0</m:t>
              </m:r>
            </m:sub>
            <m:sup>
              <m:r>
                <w:rPr>
                  <w:rFonts w:ascii="Cambria Math" w:hAnsi="Cambria Math"/>
                </w:rPr>
                <m:t>K</m:t>
              </m:r>
            </m:sup>
            <m:e>
              <m:f>
                <m:fPr>
                  <m:ctrlPr>
                    <w:rPr>
                      <w:rFonts w:ascii="Cambria Math" w:hAnsi="Cambria Math"/>
                    </w:rPr>
                  </m:ctrlPr>
                </m:fPr>
                <m:num>
                  <m:r>
                    <w:rPr>
                      <w:rFonts w:ascii="Cambria Math" w:hAnsi="Cambria Math"/>
                    </w:rPr>
                    <m:t>1</m:t>
                  </m:r>
                </m:num>
                <m:den>
                  <m:acc>
                    <m:accPr>
                      <m:chr m:val="^"/>
                      <m:ctrlPr>
                        <w:rPr>
                          <w:rFonts w:ascii="Cambria Math" w:hAnsi="Cambria Math"/>
                        </w:rPr>
                      </m:ctrlPr>
                    </m:accPr>
                    <m:e>
                      <m:r>
                        <w:rPr>
                          <w:rFonts w:ascii="Cambria Math" w:hAnsi="Cambria Math"/>
                        </w:rPr>
                        <m:t>k</m:t>
                      </m:r>
                    </m:e>
                  </m:acc>
                  <m:r>
                    <w:rPr>
                      <w:rFonts w:ascii="Cambria Math" w:hAnsi="Cambria Math"/>
                    </w:rPr>
                    <m:t>!</m:t>
                  </m:r>
                </m:den>
              </m:f>
            </m:e>
          </m:nary>
          <m:d>
            <m:dPr>
              <m:ctrlPr>
                <w:rPr>
                  <w:rFonts w:ascii="Cambria Math" w:hAnsi="Cambria Math"/>
                </w:rPr>
              </m:ctrlPr>
            </m:dPr>
            <m:e>
              <m:limLow>
                <m:limLowPr>
                  <m:ctrlPr>
                    <w:rPr>
                      <w:rFonts w:ascii="Cambria Math" w:hAnsi="Cambria Math"/>
                    </w:rPr>
                  </m:ctrlPr>
                </m:limLowPr>
                <m:e>
                  <m:r>
                    <w:rPr>
                      <w:rFonts w:ascii="Cambria Math" w:hAnsi="Cambria Math"/>
                    </w:rPr>
                    <m:t>∑</m:t>
                  </m:r>
                </m:e>
                <m:lim>
                  <m:limUpp>
                    <m:limUppPr>
                      <m:ctrlPr>
                        <w:rPr>
                          <w:rFonts w:ascii="Cambria Math" w:hAnsi="Cambria Math"/>
                        </w:rPr>
                      </m:ctrlPr>
                    </m:limUppPr>
                    <m:e>
                      <m:r>
                        <w:rPr>
                          <w:rFonts w:ascii="Cambria Math" w:hAnsi="Cambria Math"/>
                        </w:rPr>
                        <m:t>j=0</m:t>
                      </m:r>
                    </m:e>
                    <m:lim>
                      <m:acc>
                        <m:accPr>
                          <m:chr m:val="^"/>
                          <m:ctrlPr>
                            <w:rPr>
                              <w:rFonts w:ascii="Cambria Math" w:hAnsi="Cambria Math"/>
                            </w:rPr>
                          </m:ctrlPr>
                        </m:accPr>
                        <m:e>
                          <m:r>
                            <w:rPr>
                              <w:rFonts w:ascii="Cambria Math" w:hAnsi="Cambria Math"/>
                            </w:rPr>
                            <m:t>k</m:t>
                          </m:r>
                        </m:e>
                      </m:acc>
                    </m:lim>
                  </m:limUpp>
                </m:lim>
              </m:limLow>
              <m:r>
                <w:rPr>
                  <w:rFonts w:ascii="Cambria Math" w:hAnsi="Cambria Math"/>
                </w:rPr>
                <m:t>(-1</m:t>
              </m:r>
              <m:sSup>
                <m:sSupPr>
                  <m:ctrlPr>
                    <w:rPr>
                      <w:rFonts w:ascii="Cambria Math" w:hAnsi="Cambria Math"/>
                    </w:rPr>
                  </m:ctrlPr>
                </m:sSupPr>
                <m:e>
                  <m:r>
                    <w:rPr>
                      <w:rFonts w:ascii="Cambria Math" w:hAnsi="Cambria Math"/>
                    </w:rPr>
                    <m:t>)</m:t>
                  </m:r>
                </m:e>
                <m:sup>
                  <m:acc>
                    <m:accPr>
                      <m:chr m:val="^"/>
                      <m:ctrlPr>
                        <w:rPr>
                          <w:rFonts w:ascii="Cambria Math" w:hAnsi="Cambria Math"/>
                        </w:rPr>
                      </m:ctrlPr>
                    </m:accPr>
                    <m:e>
                      <m:r>
                        <w:rPr>
                          <w:rFonts w:ascii="Cambria Math" w:hAnsi="Cambria Math"/>
                        </w:rPr>
                        <m:t>k</m:t>
                      </m:r>
                    </m:e>
                  </m:acc>
                  <m:r>
                    <w:rPr>
                      <w:rFonts w:ascii="Cambria Math" w:hAnsi="Cambria Math"/>
                    </w:rPr>
                    <m:t>-j</m:t>
                  </m:r>
                </m:sup>
              </m:sSup>
              <m:d>
                <m:dPr>
                  <m:ctrlPr>
                    <w:rPr>
                      <w:rFonts w:ascii="Cambria Math" w:hAnsi="Cambria Math"/>
                    </w:rPr>
                  </m:ctrlPr>
                </m:dPr>
                <m:e>
                  <m:m>
                    <m:mPr>
                      <m:plcHide m:val="1"/>
                      <m:mcs>
                        <m:mc>
                          <m:mcPr>
                            <m:count m:val="1"/>
                            <m:mcJc m:val="center"/>
                          </m:mcPr>
                        </m:mc>
                      </m:mcs>
                      <m:ctrlPr>
                        <w:rPr>
                          <w:rFonts w:ascii="Cambria Math" w:hAnsi="Cambria Math"/>
                        </w:rPr>
                      </m:ctrlPr>
                    </m:mPr>
                    <m:mr>
                      <m:e>
                        <m:acc>
                          <m:accPr>
                            <m:chr m:val="^"/>
                            <m:ctrlPr>
                              <w:rPr>
                                <w:rFonts w:ascii="Cambria Math" w:hAnsi="Cambria Math"/>
                              </w:rPr>
                            </m:ctrlPr>
                          </m:accPr>
                          <m:e>
                            <m:r>
                              <w:rPr>
                                <w:rFonts w:ascii="Cambria Math" w:hAnsi="Cambria Math"/>
                              </w:rPr>
                              <m:t>k</m:t>
                            </m:r>
                          </m:e>
                        </m:acc>
                      </m:e>
                    </m:mr>
                    <m:mr>
                      <m:e>
                        <m:r>
                          <w:rPr>
                            <w:rFonts w:ascii="Cambria Math" w:hAnsi="Cambria Math"/>
                          </w:rPr>
                          <m:t>j</m:t>
                        </m:r>
                      </m:e>
                    </m:mr>
                  </m:m>
                </m:e>
              </m:d>
              <m:sSup>
                <m:sSupPr>
                  <m:ctrlPr>
                    <w:rPr>
                      <w:rFonts w:ascii="Cambria Math" w:hAnsi="Cambria Math"/>
                    </w:rPr>
                  </m:ctrlPr>
                </m:sSupPr>
                <m:e>
                  <m:r>
                    <w:rPr>
                      <w:rFonts w:ascii="Cambria Math" w:hAnsi="Cambria Math"/>
                    </w:rPr>
                    <m:t>j</m:t>
                  </m:r>
                </m:e>
                <m:sup>
                  <m:r>
                    <w:rPr>
                      <w:rFonts w:ascii="Cambria Math" w:hAnsi="Cambria Math"/>
                    </w:rPr>
                    <m:t>K</m:t>
                  </m:r>
                </m:sup>
              </m:sSup>
            </m:e>
          </m:d>
          <m:r>
            <w:rPr>
              <w:rFonts w:ascii="Cambria Math" w:hAnsi="Cambria Math"/>
            </w:rPr>
            <m:t>.</m:t>
          </m:r>
        </m:oMath>
      </m:oMathPara>
    </w:p>
    <w:p w:rsidR="00E53C87" w:rsidRDefault="000F54D8">
      <w:pPr>
        <w:pStyle w:val="BodyText"/>
      </w:pPr>
      <w:r>
        <w:t xml:space="preserve">In the case of California the set of items to be partitioned is the set of port complexes in California, of which there </w:t>
      </w:r>
      <w:proofErr w:type="gramStart"/>
      <w:r>
        <w:t xml:space="preserve">are </w:t>
      </w:r>
      <w:proofErr w:type="gramEnd"/>
      <m:oMath>
        <m:r>
          <w:rPr>
            <w:rFonts w:ascii="Cambria Math" w:hAnsi="Cambria Math"/>
          </w:rPr>
          <m:t>K=10</m:t>
        </m:r>
      </m:oMath>
      <w:r>
        <w:t xml:space="preserve">, implying a grand total of </w:t>
      </w:r>
      <m:oMath>
        <m:sSub>
          <m:sSubPr>
            <m:ctrlPr>
              <w:rPr>
                <w:rFonts w:ascii="Cambria Math" w:hAnsi="Cambria Math"/>
              </w:rPr>
            </m:ctrlPr>
          </m:sSubPr>
          <m:e>
            <m:r>
              <w:rPr>
                <w:rFonts w:ascii="Cambria Math" w:hAnsi="Cambria Math"/>
              </w:rPr>
              <m:t>B</m:t>
            </m:r>
          </m:e>
          <m:sub>
            <m:r>
              <w:rPr>
                <w:rFonts w:ascii="Cambria Math" w:hAnsi="Cambria Math"/>
              </w:rPr>
              <m:t>10</m:t>
            </m:r>
          </m:sub>
        </m:sSub>
        <m:r>
          <w:rPr>
            <w:rFonts w:ascii="Cambria Math" w:hAnsi="Cambria Math"/>
          </w:rPr>
          <m:t>=115975</m:t>
        </m:r>
      </m:oMath>
      <w:r>
        <w:t xml:space="preserve"> ways of partitioning the port complexes in California in each market category and modeled time period. The brute force model selection strategy of computing all 115975 of these partitionings strategies is computationally infeasible. However, not all pooling schemes represent biologically relevant models. For example, perhaps it is reasonable to pool only among adjacent ports (i.e. no discontinuities between port complex pooling in space), or perhaps it is reasonable to assert that </w:t>
      </w:r>
      <w:del w:id="411" w:author="Edward Dick" w:date="2018-02-23T16:51:00Z">
        <w:r w:rsidDel="008A0481">
          <w:delText xml:space="preserve">biologically </w:delText>
        </w:r>
      </w:del>
      <w:commentRangeStart w:id="412"/>
      <w:r>
        <w:t xml:space="preserve">similar regions </w:t>
      </w:r>
      <w:commentRangeEnd w:id="412"/>
      <w:r w:rsidR="008A0481">
        <w:rPr>
          <w:rStyle w:val="CommentReference"/>
        </w:rPr>
        <w:commentReference w:id="412"/>
      </w:r>
      <w:r>
        <w:t>can only extend across a small number of ports.</w:t>
      </w:r>
    </w:p>
    <w:p w:rsidR="00E53C87" w:rsidRDefault="000F54D8">
      <w:pPr>
        <w:pStyle w:val="BodyText"/>
      </w:pPr>
      <w:r>
        <w:t xml:space="preserve">Here only adjacent port </w:t>
      </w:r>
      <w:proofErr w:type="spellStart"/>
      <w:r>
        <w:t>poolings</w:t>
      </w:r>
      <w:proofErr w:type="spellEnd"/>
      <w:r>
        <w:t xml:space="preserve"> are considered, such that the maximum size of a port complex grouping is three port complexes. These are the only two constraints that are enforced on port complex partitions here, although many other constraints may, in theory, be chosen. These constraints were chosen so as to mirror the currently accepted protocols in Pearson and Erwin (1997) within the context of this framework. When these two simple constraints are applied, the number of models to explore in each modeled period is reduced to a much more manageable 274 models.</w:t>
      </w:r>
    </w:p>
    <w:p w:rsidR="00E53C87" w:rsidRDefault="000F54D8">
      <w:pPr>
        <w:pStyle w:val="BodyText"/>
      </w:pPr>
      <w:r>
        <w:t xml:space="preserve">An exhaustive search of the models in the </w:t>
      </w:r>
      <w:del w:id="413" w:author="Edward Dick" w:date="2018-02-23T16:50:00Z">
        <w:r w:rsidDel="008A0481">
          <w:delText xml:space="preserve">biologically </w:delText>
        </w:r>
      </w:del>
      <w:r>
        <w:t xml:space="preserve">constrained subspace </w:t>
      </w:r>
      <w:proofErr w:type="gramStart"/>
      <w:r>
        <w:t xml:space="preserve">of </w:t>
      </w:r>
      <w:proofErr w:type="gramEnd"/>
      <m:oMath>
        <m:sSub>
          <m:sSubPr>
            <m:ctrlPr>
              <w:rPr>
                <w:rFonts w:ascii="Cambria Math" w:hAnsi="Cambria Math"/>
              </w:rPr>
            </m:ctrlPr>
          </m:sSubPr>
          <m:e>
            <m:r>
              <w:rPr>
                <w:rFonts w:ascii="Cambria Math" w:hAnsi="Cambria Math"/>
              </w:rPr>
              <m:t>B</m:t>
            </m:r>
          </m:e>
          <m:sub>
            <m:r>
              <w:rPr>
                <w:rFonts w:ascii="Cambria Math" w:hAnsi="Cambria Math"/>
              </w:rPr>
              <m:t>10</m:t>
            </m:r>
          </m:sub>
        </m:sSub>
      </m:oMath>
      <w:r>
        <w:t>, allows for a concrete comparison of the relative predictive accuracy of each partitioning. Additionally the partitioned models provide a set of candidate models for use in Bayesian Model Averaging (BMA) (</w:t>
      </w:r>
      <w:proofErr w:type="spellStart"/>
      <w:r>
        <w:t>Hoeting</w:t>
      </w:r>
      <w:proofErr w:type="spellEnd"/>
      <w:r>
        <w:t xml:space="preserve"> et al., 1999). BMA, as applied here, essentially allows the model exploration strategy to average across all relevant port complex </w:t>
      </w:r>
      <w:del w:id="414" w:author="Edward Dick" w:date="2018-02-23T16:52:00Z">
        <w:r w:rsidDel="00387D19">
          <w:delText xml:space="preserve">partitionings </w:delText>
        </w:r>
      </w:del>
      <w:ins w:id="415" w:author="Edward Dick" w:date="2018-02-23T16:52:00Z">
        <w:r w:rsidR="00387D19">
          <w:t>configurations</w:t>
        </w:r>
        <w:r w:rsidR="00387D19">
          <w:t xml:space="preserve"> </w:t>
        </w:r>
      </w:ins>
      <w:r>
        <w:t>and adds robustness to the final species composition estimates.</w:t>
      </w:r>
    </w:p>
    <w:p w:rsidR="00E53C87" w:rsidRDefault="000F54D8">
      <w:pPr>
        <w:pStyle w:val="BodyText"/>
      </w:pPr>
      <w:r>
        <w:t xml:space="preserve">For the </w:t>
      </w:r>
      <m:oMath>
        <m:sSup>
          <m:sSupPr>
            <m:ctrlPr>
              <w:rPr>
                <w:rFonts w:ascii="Cambria Math" w:hAnsi="Cambria Math"/>
              </w:rPr>
            </m:ctrlPr>
          </m:sSupPr>
          <m:e>
            <m:r>
              <w:rPr>
                <w:rFonts w:ascii="Cambria Math" w:hAnsi="Cambria Math"/>
              </w:rPr>
              <m:t>ι</m:t>
            </m:r>
          </m:e>
          <m:sup>
            <m:r>
              <w:rPr>
                <w:rFonts w:ascii="Cambria Math" w:hAnsi="Cambria Math"/>
              </w:rPr>
              <m:t>th</m:t>
            </m:r>
          </m:sup>
        </m:sSup>
      </m:oMath>
      <w:r>
        <w:t xml:space="preserve"> model in a set of candidate </w:t>
      </w:r>
      <w:proofErr w:type="gramStart"/>
      <w:r>
        <w:t xml:space="preserve">models </w:t>
      </w:r>
      <w:proofErr w:type="gramEnd"/>
      <m:oMath>
        <m:r>
          <w:rPr>
            <w:rFonts w:ascii="Cambria Math" w:hAnsi="Cambria Math"/>
          </w:rPr>
          <m:t>M</m:t>
        </m:r>
      </m:oMath>
      <w:r>
        <w:t xml:space="preserve">, then the BMA weight for </w:t>
      </w:r>
      <m:oMath>
        <m:sSub>
          <m:sSubPr>
            <m:ctrlPr>
              <w:rPr>
                <w:rFonts w:ascii="Cambria Math" w:hAnsi="Cambria Math"/>
              </w:rPr>
            </m:ctrlPr>
          </m:sSubPr>
          <m:e>
            <m:r>
              <w:rPr>
                <w:rFonts w:ascii="Cambria Math" w:hAnsi="Cambria Math"/>
              </w:rPr>
              <m:t>M</m:t>
            </m:r>
          </m:e>
          <m:sub>
            <m:r>
              <w:rPr>
                <w:rFonts w:ascii="Cambria Math" w:hAnsi="Cambria Math"/>
              </w:rPr>
              <m:t>ι</m:t>
            </m:r>
          </m:sub>
        </m:sSub>
      </m:oMath>
      <w:r>
        <w:t xml:space="preserve"> follows directly from Bayes Theorem as,</w:t>
      </w:r>
    </w:p>
    <w:p w:rsidR="00E53C87" w:rsidRDefault="00416394">
      <w:pPr>
        <w:pStyle w:val="BodyText"/>
      </w:pPr>
      <m:oMathPara>
        <m:oMathParaPr>
          <m:jc m:val="center"/>
        </m:oMathParaPr>
        <m:oMath>
          <m:sSub>
            <m:sSubPr>
              <m:ctrlPr>
                <w:rPr>
                  <w:rFonts w:ascii="Cambria Math" w:hAnsi="Cambria Math"/>
                </w:rPr>
              </m:ctrlPr>
            </m:sSubPr>
            <m:e>
              <m:r>
                <w:rPr>
                  <w:rFonts w:ascii="Cambria Math" w:hAnsi="Cambria Math"/>
                </w:rPr>
                <m:t>ω</m:t>
              </m:r>
            </m:e>
            <m:sub>
              <m:r>
                <w:rPr>
                  <w:rFonts w:ascii="Cambria Math" w:hAnsi="Cambria Math"/>
                </w:rPr>
                <m:t>ι</m:t>
              </m:r>
            </m:sub>
          </m:sSub>
          <m:r>
            <w:rPr>
              <w:rFonts w:ascii="Cambria Math" w:hAnsi="Cambria Math"/>
            </w:rPr>
            <m:t>=Pr(</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|y)=</m:t>
          </m:r>
          <m:f>
            <m:fPr>
              <m:ctrlPr>
                <w:rPr>
                  <w:rFonts w:ascii="Cambria Math" w:hAnsi="Cambria Math"/>
                </w:rPr>
              </m:ctrlPr>
            </m:fPr>
            <m:num>
              <m:r>
                <w:rPr>
                  <w:rFonts w:ascii="Cambria Math" w:hAnsi="Cambria Math"/>
                </w:rPr>
                <m:t>p(y|</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m:t>
              </m:r>
            </m:num>
            <m:den>
              <m:nary>
                <m:naryPr>
                  <m:chr m:val="∑"/>
                  <m:limLoc m:val="undOvr"/>
                  <m:subHide m:val="1"/>
                  <m:ctrlPr>
                    <w:rPr>
                      <w:rFonts w:ascii="Cambria Math" w:hAnsi="Cambria Math"/>
                    </w:rPr>
                  </m:ctrlPr>
                </m:naryPr>
                <m:sub/>
                <m:sup>
                  <m:r>
                    <w:rPr>
                      <w:rFonts w:ascii="Cambria Math" w:hAnsi="Cambria Math"/>
                    </w:rPr>
                    <m:t>ι</m:t>
                  </m:r>
                </m:sup>
                <m:e>
                  <m:r>
                    <w:rPr>
                      <w:rFonts w:ascii="Cambria Math" w:hAnsi="Cambria Math"/>
                    </w:rPr>
                    <m:t>p</m:t>
                  </m:r>
                </m:e>
              </m:nary>
              <m:r>
                <w:rPr>
                  <w:rFonts w:ascii="Cambria Math" w:hAnsi="Cambria Math"/>
                </w:rPr>
                <m:t>(y|</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)p(</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m:t>
              </m:r>
            </m:den>
          </m:f>
          <m:r>
            <w:rPr>
              <w:rFonts w:ascii="Cambria Math" w:hAnsi="Cambria Math"/>
            </w:rPr>
            <m:t>.</m:t>
          </m:r>
        </m:oMath>
      </m:oMathPara>
    </w:p>
    <w:p w:rsidR="00E53C87" w:rsidRDefault="000F54D8">
      <w:pPr>
        <w:pStyle w:val="BodyText"/>
      </w:pPr>
      <w:r>
        <w:t xml:space="preserve">Where </w:t>
      </w:r>
      <m:oMath>
        <m:sSub>
          <m:sSubPr>
            <m:ctrlPr>
              <w:rPr>
                <w:rFonts w:ascii="Cambria Math" w:hAnsi="Cambria Math"/>
              </w:rPr>
            </m:ctrlPr>
          </m:sSubPr>
          <m:e>
            <m:r>
              <w:rPr>
                <w:rFonts w:ascii="Cambria Math" w:hAnsi="Cambria Math"/>
              </w:rPr>
              <m:t>ω</m:t>
            </m:r>
          </m:e>
          <m:sub>
            <m:r>
              <w:rPr>
                <w:rFonts w:ascii="Cambria Math" w:hAnsi="Cambria Math"/>
              </w:rPr>
              <m:t>ι</m:t>
            </m:r>
          </m:sub>
        </m:sSub>
      </m:oMath>
      <w:proofErr w:type="gramStart"/>
      <w:r>
        <w:t xml:space="preserve"> is the posterior probability that model</w:t>
      </w:r>
      <w:proofErr w:type="gramEnd"/>
      <w:r>
        <w:t xml:space="preserve"> </w:t>
      </w:r>
      <m:oMath>
        <m:r>
          <w:rPr>
            <w:rFonts w:ascii="Cambria Math" w:hAnsi="Cambria Math"/>
          </w:rPr>
          <m:t>ι</m:t>
        </m:r>
      </m:oMath>
      <w:r>
        <w:t xml:space="preserve"> is the true data generating model of the data, conditional on the subspace of candidate models and the observed data. </w:t>
      </w:r>
      <m:oMath>
        <m:sSub>
          <m:sSubPr>
            <m:ctrlPr>
              <w:rPr>
                <w:rFonts w:ascii="Cambria Math" w:hAnsi="Cambria Math"/>
              </w:rPr>
            </m:ctrlPr>
          </m:sSubPr>
          <m:e>
            <m:r>
              <w:rPr>
                <w:rFonts w:ascii="Cambria Math" w:hAnsi="Cambria Math"/>
              </w:rPr>
              <m:t>ω</m:t>
            </m:r>
          </m:e>
          <m:sub>
            <m:r>
              <w:rPr>
                <w:rFonts w:ascii="Cambria Math" w:hAnsi="Cambria Math"/>
              </w:rPr>
              <m:t>ι</m:t>
            </m:r>
          </m:sub>
        </m:sSub>
      </m:oMath>
      <w:r>
        <w:t xml:space="preserve"> </w:t>
      </w:r>
      <w:proofErr w:type="gramStart"/>
      <w:r>
        <w:t>is</w:t>
      </w:r>
      <w:proofErr w:type="gramEnd"/>
      <w:r>
        <w:t xml:space="preserve"> then straightforwardly used to average posteriors across all of the models, as</w:t>
      </w:r>
    </w:p>
    <w:p w:rsidR="00E53C87" w:rsidRDefault="00416394">
      <w:pPr>
        <w:pStyle w:val="BodyText"/>
      </w:pPr>
      <m:oMathPara>
        <m:oMathParaPr>
          <m:jc m:val="center"/>
        </m:oMathParaPr>
        <m:oMath>
          <m:bar>
            <m:barPr>
              <m:pos m:val="top"/>
              <m:ctrlPr>
                <w:rPr>
                  <w:rFonts w:ascii="Cambria Math" w:hAnsi="Cambria Math"/>
                </w:rPr>
              </m:ctrlPr>
            </m:barPr>
            <m:e>
              <m:r>
                <w:rPr>
                  <w:rFonts w:ascii="Cambria Math" w:hAnsi="Cambria Math"/>
                </w:rPr>
                <m:t>p</m:t>
              </m:r>
            </m:e>
          </m:bar>
          <m:r>
            <w:rPr>
              <w:rFonts w:ascii="Cambria Math" w:hAnsi="Cambria Math"/>
            </w:rPr>
            <m:t>(θ|y)=</m:t>
          </m:r>
          <m:nary>
            <m:naryPr>
              <m:chr m:val="∑"/>
              <m:limLoc m:val="undOvr"/>
              <m:subHide m:val="1"/>
              <m:ctrlPr>
                <w:rPr>
                  <w:rFonts w:ascii="Cambria Math" w:hAnsi="Cambria Math"/>
                </w:rPr>
              </m:ctrlPr>
            </m:naryPr>
            <m:sub/>
            <m:sup>
              <m:r>
                <w:rPr>
                  <w:rFonts w:ascii="Cambria Math" w:hAnsi="Cambria Math"/>
                </w:rPr>
                <m:t>ι</m:t>
              </m:r>
            </m:sup>
            <m:e>
              <m:sSub>
                <m:sSubPr>
                  <m:ctrlPr>
                    <w:rPr>
                      <w:rFonts w:ascii="Cambria Math" w:hAnsi="Cambria Math"/>
                    </w:rPr>
                  </m:ctrlPr>
                </m:sSubPr>
                <m:e>
                  <m:r>
                    <w:rPr>
                      <w:rFonts w:ascii="Cambria Math" w:hAnsi="Cambria Math"/>
                    </w:rPr>
                    <m:t>ω</m:t>
                  </m:r>
                </m:e>
                <m:sub>
                  <m:r>
                    <w:rPr>
                      <w:rFonts w:ascii="Cambria Math" w:hAnsi="Cambria Math"/>
                    </w:rPr>
                    <m:t>ι</m:t>
                  </m:r>
                </m:sub>
              </m:sSub>
            </m:e>
          </m:nary>
          <m:r>
            <w:rPr>
              <w:rFonts w:ascii="Cambria Math" w:hAnsi="Cambria Math"/>
            </w:rPr>
            <m:t>p(θ|y,</m:t>
          </m:r>
          <m:sSub>
            <m:sSubPr>
              <m:ctrlPr>
                <w:rPr>
                  <w:rFonts w:ascii="Cambria Math" w:hAnsi="Cambria Math"/>
                </w:rPr>
              </m:ctrlPr>
            </m:sSubPr>
            <m:e>
              <m:r>
                <w:rPr>
                  <w:rFonts w:ascii="Cambria Math" w:hAnsi="Cambria Math"/>
                </w:rPr>
                <m:t>M</m:t>
              </m:r>
            </m:e>
            <m:sub>
              <m:r>
                <w:rPr>
                  <w:rFonts w:ascii="Cambria Math" w:hAnsi="Cambria Math"/>
                </w:rPr>
                <m:t>ι</m:t>
              </m:r>
            </m:sub>
          </m:sSub>
          <m:r>
            <w:rPr>
              <w:rFonts w:ascii="Cambria Math" w:hAnsi="Cambria Math"/>
            </w:rPr>
            <m:t>).</m:t>
          </m:r>
        </m:oMath>
      </m:oMathPara>
    </w:p>
    <w:p w:rsidR="00E53C87" w:rsidRDefault="000F54D8">
      <w:pPr>
        <w:pStyle w:val="Heading1"/>
      </w:pPr>
      <w:bookmarkStart w:id="416" w:name="results"/>
      <w:bookmarkEnd w:id="416"/>
      <w:r>
        <w:lastRenderedPageBreak/>
        <w:t>Results</w:t>
      </w:r>
    </w:p>
    <w:p w:rsidR="00E53C87" w:rsidRDefault="00994989">
      <w:pPr>
        <w:pStyle w:val="Heading2"/>
      </w:pPr>
      <w:bookmarkStart w:id="417" w:name="data-1"/>
      <w:bookmarkEnd w:id="417"/>
      <w:ins w:id="418" w:author="Edward Dick" w:date="2018-02-23T22:25:00Z">
        <w:r>
          <w:t xml:space="preserve">Characteristics of the Landings </w:t>
        </w:r>
      </w:ins>
      <w:r w:rsidR="000F54D8">
        <w:t>Data</w:t>
      </w:r>
    </w:p>
    <w:p w:rsidR="00E53C87" w:rsidRDefault="000F54D8">
      <w:pPr>
        <w:pStyle w:val="FirstParagraph"/>
      </w:pPr>
      <w:commentRangeStart w:id="419"/>
      <w:r>
        <w:t>Figure</w:t>
      </w:r>
      <w:ins w:id="420" w:author="Edward Dick" w:date="2018-02-23T22:21:00Z">
        <w:r w:rsidR="00994989">
          <w:t>s X and X</w:t>
        </w:r>
      </w:ins>
      <w:r>
        <w:t xml:space="preserve"> </w:t>
      </w:r>
      <m:oMath>
        <m:r>
          <w:rPr>
            <w:rFonts w:ascii="Cambria Math" w:hAnsi="Cambria Math"/>
          </w:rPr>
          <m:t>(bars)</m:t>
        </m:r>
      </m:oMath>
      <w:r>
        <w:t xml:space="preserve"> show</w:t>
      </w:r>
      <w:del w:id="421" w:author="Edward Dick" w:date="2018-02-23T22:21:00Z">
        <w:r w:rsidDel="00994989">
          <w:delText>s</w:delText>
        </w:r>
      </w:del>
      <w:r>
        <w:t xml:space="preserve"> the relative sampling effort and landings across the top </w:t>
      </w:r>
      <m:oMath>
        <m:r>
          <w:rPr>
            <w:rFonts w:ascii="Cambria Math" w:hAnsi="Cambria Math"/>
          </w:rPr>
          <m:t>x</m:t>
        </m:r>
      </m:oMath>
      <w:r>
        <w:t xml:space="preserve"> percent of landed rockfish market categories for two modeled periods</w:t>
      </w:r>
      <w:ins w:id="422" w:author="Edward Dick" w:date="2018-02-23T22:21:00Z">
        <w:r w:rsidR="00994989">
          <w:t>, 1978-1982 and 1983-1990</w:t>
        </w:r>
      </w:ins>
      <w:r>
        <w:t xml:space="preserve">. In the top panel of each </w:t>
      </w:r>
      <w:del w:id="423" w:author="Edward Dick" w:date="2018-02-23T22:21:00Z">
        <w:r w:rsidDel="00994989">
          <w:delText>modeled period</w:delText>
        </w:r>
      </w:del>
      <w:ins w:id="424" w:author="Edward Dick" w:date="2018-02-23T22:21:00Z">
        <w:r w:rsidR="00994989">
          <w:t>figure</w:t>
        </w:r>
      </w:ins>
      <w:r>
        <w:t xml:space="preserve"> the black line represent</w:t>
      </w:r>
      <w:ins w:id="425" w:author="Edward Dick" w:date="2018-02-23T22:23:00Z">
        <w:r w:rsidR="00994989">
          <w:t>s</w:t>
        </w:r>
      </w:ins>
      <w:del w:id="426" w:author="Edward Dick" w:date="2018-02-23T22:23:00Z">
        <w:r w:rsidDel="00994989">
          <w:delText>ed</w:delText>
        </w:r>
      </w:del>
      <w:r>
        <w:t xml:space="preserve"> the proportion of landings in each market category, while the blue line represents the proportion of samples, by number, taken in each market category. In the bottom panel of each modeled period, colors represent the proportion of sampled weight of twelve commercially </w:t>
      </w:r>
      <w:del w:id="427" w:author="Edward Dick" w:date="2018-02-23T20:45:00Z">
        <w:r w:rsidDel="00AB1741">
          <w:delText>realavant</w:delText>
        </w:r>
      </w:del>
      <w:ins w:id="428" w:author="Edward Dick" w:date="2018-02-23T20:45:00Z">
        <w:r w:rsidR="00AB1741">
          <w:t>relevant</w:t>
        </w:r>
      </w:ins>
      <w:r>
        <w:t xml:space="preserve"> species. Alternating dark and light grey panels fill in all other species. On the top of each bar the number of observed species in each market category is listed. Hatched regions indicated the nominal species of a market category where applicable.</w:t>
      </w:r>
      <w:commentRangeEnd w:id="419"/>
      <w:r w:rsidR="00994989">
        <w:rPr>
          <w:rStyle w:val="CommentReference"/>
        </w:rPr>
        <w:commentReference w:id="419"/>
      </w:r>
    </w:p>
    <w:p w:rsidR="00E53C87" w:rsidRDefault="000F54D8">
      <w:pPr>
        <w:pStyle w:val="BodyText"/>
      </w:pPr>
      <w:del w:id="429" w:author="Edward Dick" w:date="2018-02-23T22:25:00Z">
        <w:r w:rsidDel="00994989">
          <w:delText>Notice that</w:delText>
        </w:r>
      </w:del>
      <w:ins w:id="430" w:author="Edward Dick" w:date="2018-02-24T07:07:00Z">
        <w:r w:rsidR="0046732B">
          <w:t>In the two time periods we examine</w:t>
        </w:r>
      </w:ins>
      <w:ins w:id="431" w:author="Edward Dick" w:date="2018-02-23T22:25:00Z">
        <w:r w:rsidR="00994989">
          <w:t>,</w:t>
        </w:r>
      </w:ins>
      <w:r>
        <w:t xml:space="preserve"> </w:t>
      </w:r>
      <w:ins w:id="432" w:author="Edward Dick" w:date="2018-02-24T07:08:00Z">
        <w:r w:rsidR="0046732B">
          <w:t xml:space="preserve">commercial port </w:t>
        </w:r>
      </w:ins>
      <w:r>
        <w:t xml:space="preserve">sampling effort </w:t>
      </w:r>
      <w:ins w:id="433" w:author="Edward Dick" w:date="2018-02-24T07:08:00Z">
        <w:r w:rsidR="0046732B">
          <w:t xml:space="preserve">in California </w:t>
        </w:r>
      </w:ins>
      <w:del w:id="434" w:author="Edward Dick" w:date="2018-02-24T07:08:00Z">
        <w:r w:rsidDel="0046732B">
          <w:delText xml:space="preserve">both </w:delText>
        </w:r>
      </w:del>
      <w:r>
        <w:t xml:space="preserve">tracks </w:t>
      </w:r>
      <w:ins w:id="435" w:author="Edward Dick" w:date="2018-02-24T07:08:00Z">
        <w:r w:rsidR="0046732B">
          <w:t xml:space="preserve">both </w:t>
        </w:r>
      </w:ins>
      <w:del w:id="436" w:author="Edward Dick" w:date="2018-02-23T22:27:00Z">
        <w:r w:rsidDel="00994989">
          <w:delText xml:space="preserve">landings </w:delText>
        </w:r>
      </w:del>
      <w:ins w:id="437" w:author="Edward Dick" w:date="2018-02-23T22:27:00Z">
        <w:r w:rsidR="00994989">
          <w:t>total landed weight</w:t>
        </w:r>
        <w:r w:rsidR="00994989">
          <w:t xml:space="preserve"> </w:t>
        </w:r>
      </w:ins>
      <w:r>
        <w:t>as well as the number of species in each market category</w:t>
      </w:r>
      <w:ins w:id="438" w:author="Edward Dick" w:date="2018-02-23T22:26:00Z">
        <w:r w:rsidR="00994989">
          <w:t xml:space="preserve"> (</w:t>
        </w:r>
        <w:commentRangeStart w:id="439"/>
        <w:r w:rsidR="00994989">
          <w:t>Figures X and X</w:t>
        </w:r>
      </w:ins>
      <w:commentRangeEnd w:id="439"/>
      <w:ins w:id="440" w:author="Edward Dick" w:date="2018-02-24T07:11:00Z">
        <w:r w:rsidR="00E11109">
          <w:rPr>
            <w:rStyle w:val="CommentReference"/>
          </w:rPr>
          <w:commentReference w:id="439"/>
        </w:r>
      </w:ins>
      <w:ins w:id="441" w:author="Edward Dick" w:date="2018-02-23T22:26:00Z">
        <w:r w:rsidR="00994989">
          <w:t xml:space="preserve">; </w:t>
        </w:r>
      </w:ins>
      <w:ins w:id="442" w:author="Edward Dick" w:date="2018-02-24T07:09:00Z">
        <w:r w:rsidR="0046732B">
          <w:t>upper panels</w:t>
        </w:r>
      </w:ins>
      <w:ins w:id="443" w:author="Edward Dick" w:date="2018-02-23T22:26:00Z">
        <w:r w:rsidR="00994989">
          <w:t>)</w:t>
        </w:r>
      </w:ins>
      <w:r>
        <w:t xml:space="preserve">. These two factors are among the most important </w:t>
      </w:r>
      <w:del w:id="444" w:author="Edward Dick" w:date="2018-02-23T22:28:00Z">
        <w:r w:rsidDel="00994989">
          <w:delText xml:space="preserve">factors </w:delText>
        </w:r>
      </w:del>
      <w:ins w:id="445" w:author="Edward Dick" w:date="2018-02-23T22:28:00Z">
        <w:r w:rsidR="00994989">
          <w:t>characteristics</w:t>
        </w:r>
        <w:r w:rsidR="00994989">
          <w:t xml:space="preserve"> </w:t>
        </w:r>
      </w:ins>
      <w:r>
        <w:t xml:space="preserve">to prioritize in sampling for the sake of applying our model's results to a large proportion of </w:t>
      </w:r>
      <w:proofErr w:type="gramStart"/>
      <w:r>
        <w:t xml:space="preserve">landings </w:t>
      </w:r>
      <w:commentRangeStart w:id="446"/>
      <w:proofErr w:type="gramEnd"/>
      <m:oMath>
        <m:r>
          <w:rPr>
            <w:rFonts w:ascii="Cambria Math" w:hAnsi="Cambria Math"/>
          </w:rPr>
          <m:t>(Whatproportionoflandingsisthemodelexpanding?)</m:t>
        </m:r>
      </m:oMath>
      <w:r>
        <w:t>.</w:t>
      </w:r>
      <w:r>
        <w:br/>
      </w:r>
      <w:commentRangeEnd w:id="446"/>
      <w:r w:rsidR="00994989">
        <w:rPr>
          <w:rStyle w:val="CommentReference"/>
        </w:rPr>
        <w:commentReference w:id="446"/>
      </w:r>
      <w:r>
        <w:t xml:space="preserve">Furthermore given </w:t>
      </w:r>
      <w:del w:id="447" w:author="Edward Dick" w:date="2018-02-23T22:31:00Z">
        <w:r w:rsidDel="003C1555">
          <w:delText>this pattern in</w:delText>
        </w:r>
      </w:del>
      <w:ins w:id="448" w:author="Edward Dick" w:date="2018-02-23T22:31:00Z">
        <w:r w:rsidR="003C1555">
          <w:t>that</w:t>
        </w:r>
      </w:ins>
      <w:r>
        <w:t xml:space="preserve"> port sampling</w:t>
      </w:r>
      <w:ins w:id="449" w:author="Edward Dick" w:date="2018-02-23T22:31:00Z">
        <w:r w:rsidR="003C1555">
          <w:t xml:space="preserve"> effort increases with increasing landed weights</w:t>
        </w:r>
      </w:ins>
      <w:r>
        <w:t xml:space="preserve">, when sample sizes become too small to apply our model, </w:t>
      </w:r>
      <w:del w:id="450" w:author="Edward Dick" w:date="2018-02-23T22:31:00Z">
        <w:r w:rsidDel="003C1555">
          <w:delText xml:space="preserve">in a modeled period, </w:delText>
        </w:r>
      </w:del>
      <w:r>
        <w:t>the expanded landings tend to represent a negligible proportion of total landings.</w:t>
      </w:r>
    </w:p>
    <w:p w:rsidR="00E53C87" w:rsidRDefault="000F54D8">
      <w:pPr>
        <w:pStyle w:val="BodyText"/>
      </w:pPr>
      <w:r>
        <w:t>The lower panels of Figure</w:t>
      </w:r>
      <w:ins w:id="451" w:author="Edward Dick" w:date="2018-02-24T07:10:00Z">
        <w:r w:rsidR="00E11109">
          <w:t xml:space="preserve">s X and X </w:t>
        </w:r>
      </w:ins>
      <w:del w:id="452" w:author="Edward Dick" w:date="2018-02-24T07:10:00Z">
        <w:r w:rsidDel="00E11109">
          <w:delText xml:space="preserve"> </w:delText>
        </w:r>
        <m:oMath>
          <m:r>
            <w:rPr>
              <w:rFonts w:ascii="Cambria Math" w:hAnsi="Cambria Math"/>
            </w:rPr>
            <m:t>(bar)</m:t>
          </m:r>
        </m:oMath>
        <w:r w:rsidDel="00E11109">
          <w:delText xml:space="preserve"> </w:delText>
        </w:r>
      </w:del>
      <w:del w:id="453" w:author="Edward Dick" w:date="2018-02-24T07:09:00Z">
        <w:r w:rsidDel="002E538A">
          <w:delText xml:space="preserve">visually </w:delText>
        </w:r>
      </w:del>
      <w:r>
        <w:t>demonstrate</w:t>
      </w:r>
      <w:del w:id="454" w:author="Edward Dick" w:date="2018-02-24T07:10:00Z">
        <w:r w:rsidDel="002E538A">
          <w:delText>s</w:delText>
        </w:r>
      </w:del>
      <w:r>
        <w:t xml:space="preserve"> just how many different species are landed into commercially relevant market categories. Although market categories often carry names that label them with a nominal species, Figure </w:t>
      </w:r>
      <m:oMath>
        <m:r>
          <w:rPr>
            <w:rFonts w:ascii="Cambria Math" w:hAnsi="Cambria Math"/>
          </w:rPr>
          <m:t>(bar)</m:t>
        </m:r>
      </m:oMath>
      <w:r>
        <w:t xml:space="preserve"> makes it abundantly clear that these names can mislead our thinking about the purity, and consistency, of these categories through time. To drive this point home, consider market category 267. The nominal label for market category 267 is Brown</w:t>
      </w:r>
      <w:ins w:id="455" w:author="Edward Dick" w:date="2018-02-23T22:32:00Z">
        <w:r w:rsidR="003C1555">
          <w:t xml:space="preserve"> Rockfish</w:t>
        </w:r>
      </w:ins>
      <w:r>
        <w:t xml:space="preserve">, while Brown </w:t>
      </w:r>
      <w:ins w:id="456" w:author="Edward Dick" w:date="2018-02-23T22:32:00Z">
        <w:r w:rsidR="003C1555">
          <w:t>R</w:t>
        </w:r>
      </w:ins>
      <w:del w:id="457" w:author="Edward Dick" w:date="2018-02-23T22:32:00Z">
        <w:r w:rsidDel="003C1555">
          <w:delText>r</w:delText>
        </w:r>
      </w:del>
      <w:r>
        <w:t xml:space="preserve">ockfish </w:t>
      </w:r>
      <w:ins w:id="458" w:author="Edward Dick" w:date="2018-02-24T07:15:00Z">
        <w:r w:rsidR="007313F6">
          <w:t xml:space="preserve">is only a small fraction of the </w:t>
        </w:r>
      </w:ins>
      <w:ins w:id="459" w:author="Edward Dick" w:date="2018-02-24T07:16:00Z">
        <w:r w:rsidR="007313F6">
          <w:t xml:space="preserve">sampled weight in that category. In fact, </w:t>
        </w:r>
      </w:ins>
      <w:r>
        <w:t xml:space="preserve">only </w:t>
      </w:r>
      <w:del w:id="460" w:author="Edward Dick" w:date="2018-02-24T07:16:00Z">
        <w:r w:rsidDel="007313F6">
          <w:delText xml:space="preserve">amounts to </w:delText>
        </w:r>
      </w:del>
      <w:commentRangeStart w:id="461"/>
      <w:r>
        <w:t>Y%</w:t>
      </w:r>
      <w:commentRangeEnd w:id="461"/>
      <w:r w:rsidR="003C1555">
        <w:rPr>
          <w:rStyle w:val="CommentReference"/>
        </w:rPr>
        <w:commentReference w:id="461"/>
      </w:r>
      <w:r>
        <w:t xml:space="preserve"> of the sampled weight in 1978-1982</w:t>
      </w:r>
      <w:ins w:id="462" w:author="Edward Dick" w:date="2018-02-24T07:16:00Z">
        <w:r w:rsidR="007313F6">
          <w:t xml:space="preserve"> consisted of Brown Rockfish</w:t>
        </w:r>
      </w:ins>
      <w:r>
        <w:t xml:space="preserve">. In 1978-1982 market category 267 might be better named </w:t>
      </w:r>
      <w:commentRangeStart w:id="463"/>
      <w:r>
        <w:t xml:space="preserve">ZZZ as ZZZ amounts to W% of sampled weight in this time period, however </w:t>
      </w:r>
      <w:del w:id="464" w:author="Edward Dick" w:date="2018-02-24T07:18:00Z">
        <w:r w:rsidDel="007313F6">
          <w:delText xml:space="preserve">considering recent time periods in Appendix Figure </w:delText>
        </w:r>
        <m:oMath>
          <m:r>
            <w:rPr>
              <w:rFonts w:ascii="Cambria Math" w:hAnsi="Cambria Math"/>
            </w:rPr>
            <m:t>(panel)</m:t>
          </m:r>
        </m:oMath>
        <w:r w:rsidDel="007313F6">
          <w:delText xml:space="preserve"> </w:delText>
        </w:r>
      </w:del>
      <w:r>
        <w:t xml:space="preserve">market category 267 is composed of </w:t>
      </w:r>
      <w:proofErr w:type="spellStart"/>
      <w:r>
        <w:t>Yhat</w:t>
      </w:r>
      <w:proofErr w:type="spellEnd"/>
      <w:r>
        <w:t>% Brown and What% ZZZ</w:t>
      </w:r>
      <w:commentRangeEnd w:id="463"/>
      <w:r w:rsidR="003C1555">
        <w:rPr>
          <w:rStyle w:val="CommentReference"/>
        </w:rPr>
        <w:commentReference w:id="463"/>
      </w:r>
      <w:ins w:id="465" w:author="Edward Dick" w:date="2018-02-24T07:18:00Z">
        <w:r w:rsidR="007313F6">
          <w:t xml:space="preserve"> in</w:t>
        </w:r>
        <w:r w:rsidR="007313F6">
          <w:t xml:space="preserve"> recent time periods </w:t>
        </w:r>
        <w:r w:rsidR="007313F6">
          <w:t xml:space="preserve">(see </w:t>
        </w:r>
        <w:r w:rsidR="007313F6">
          <w:t xml:space="preserve">Appendix </w:t>
        </w:r>
      </w:ins>
      <w:ins w:id="466" w:author="Edward Dick" w:date="2018-02-24T07:19:00Z">
        <w:r w:rsidR="007313F6">
          <w:t xml:space="preserve">X, </w:t>
        </w:r>
      </w:ins>
      <w:ins w:id="467" w:author="Edward Dick" w:date="2018-02-24T07:18:00Z">
        <w:r w:rsidR="007313F6">
          <w:t>Figure</w:t>
        </w:r>
      </w:ins>
      <w:ins w:id="468" w:author="Edward Dick" w:date="2018-02-24T07:19:00Z">
        <w:r w:rsidR="007313F6">
          <w:t xml:space="preserve"> ?).</w:t>
        </w:r>
      </w:ins>
      <w:del w:id="469" w:author="Edward Dick" w:date="2018-02-24T07:19:00Z">
        <w:r w:rsidDel="007313F6">
          <w:delText>.</w:delText>
        </w:r>
      </w:del>
    </w:p>
    <w:p w:rsidR="00E53C87" w:rsidRDefault="000F54D8">
      <w:pPr>
        <w:pStyle w:val="BodyText"/>
      </w:pPr>
      <w:r>
        <w:rPr>
          <w:noProof/>
        </w:rPr>
        <w:lastRenderedPageBreak/>
        <w:drawing>
          <wp:inline distT="0" distB="0" distL="0" distR="0" wp14:anchorId="46A5F8CD" wp14:editId="68469BD9">
            <wp:extent cx="3810000" cy="254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tures/1978to1982Bar3.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14:anchorId="77D5C9B1" wp14:editId="5FA780C9">
            <wp:extent cx="3810000" cy="254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tures/1983to1990Bar3.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14:anchorId="38049808" wp14:editId="23492BCC">
            <wp:extent cx="3810000" cy="254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tures/barplotLegend.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rsidR="00E53C87" w:rsidRDefault="000F54D8">
      <w:pPr>
        <w:pStyle w:val="Heading2"/>
      </w:pPr>
      <w:bookmarkStart w:id="470" w:name="data-generating-model-1"/>
      <w:bookmarkEnd w:id="470"/>
      <w:r>
        <w:lastRenderedPageBreak/>
        <w:t>Data Generating Model</w:t>
      </w:r>
    </w:p>
    <w:p w:rsidR="00E53C87" w:rsidRDefault="000F54D8">
      <w:pPr>
        <w:pStyle w:val="Heading3"/>
      </w:pPr>
      <w:bookmarkStart w:id="471" w:name="example"/>
      <w:bookmarkEnd w:id="471"/>
      <w:r>
        <w:t>Example</w:t>
      </w:r>
    </w:p>
    <w:p w:rsidR="00E53C87" w:rsidRDefault="000F54D8">
      <w:pPr>
        <w:pStyle w:val="FirstParagraph"/>
      </w:pPr>
      <w:proofErr w:type="gramStart"/>
      <w:r>
        <w:t>Table(</w:t>
      </w:r>
      <w:proofErr w:type="gramEnd"/>
      <w:r>
        <w:t xml:space="preserve">likelihood) shows model performance metrics for </w:t>
      </w:r>
      <w:del w:id="472" w:author="Edward Dick" w:date="2018-02-24T07:39:00Z">
        <w:r w:rsidDel="00752132">
          <w:delText>the toy example considered from</w:delText>
        </w:r>
      </w:del>
      <w:ins w:id="473" w:author="Edward Dick" w:date="2018-02-24T07:39:00Z">
        <w:r w:rsidR="00752132">
          <w:t>the previously described subset,</w:t>
        </w:r>
      </w:ins>
      <w:r>
        <w:t xml:space="preserve"> market category 250 for the Monterey Trawl fishery in 1982. Here we consider Mean Squared Error (MSE; computed on the species composition scale), deviance information criterion (DIC), widely applicable information criterion (WAIC), and marginal Bayesian model probabilities (</w:t>
      </w:r>
      <m:oMath>
        <m:r>
          <w:rPr>
            <w:rFonts w:ascii="Cambria Math" w:hAnsi="Cambria Math"/>
          </w:rPr>
          <m:t>pr(M|y)</m:t>
        </m:r>
      </m:oMath>
      <w:r>
        <w:t xml:space="preserve">). These measures span a wide range of model selection philosophies and yet here they all consistently agree in ranking the likelihood models. Both of the </w:t>
      </w:r>
      <w:proofErr w:type="spellStart"/>
      <w:r>
        <w:t>overdispersion</w:t>
      </w:r>
      <w:proofErr w:type="spellEnd"/>
      <w:r>
        <w:t xml:space="preserve"> models considered here (NB and BB) outperform the more standard Poisson and binomial count models, with the most support being for the BB model and the Poisson model showing the least support.</w:t>
      </w:r>
    </w:p>
    <w:tbl>
      <w:tblPr>
        <w:tblW w:w="0" w:type="pct"/>
        <w:tblLook w:val="07E0" w:firstRow="1" w:lastRow="1" w:firstColumn="1" w:lastColumn="1" w:noHBand="1" w:noVBand="1"/>
      </w:tblPr>
      <w:tblGrid>
        <w:gridCol w:w="1093"/>
        <w:gridCol w:w="1063"/>
        <w:gridCol w:w="1140"/>
        <w:gridCol w:w="1063"/>
        <w:gridCol w:w="1466"/>
      </w:tblGrid>
      <w:tr w:rsidR="00E53C87">
        <w:tc>
          <w:tcPr>
            <w:tcW w:w="0" w:type="auto"/>
            <w:tcBorders>
              <w:bottom w:val="single" w:sz="0" w:space="0" w:color="auto"/>
            </w:tcBorders>
            <w:vAlign w:val="bottom"/>
          </w:tcPr>
          <w:p w:rsidR="00E53C87" w:rsidRDefault="00E53C87"/>
        </w:tc>
        <w:tc>
          <w:tcPr>
            <w:tcW w:w="0" w:type="auto"/>
            <w:tcBorders>
              <w:bottom w:val="single" w:sz="0" w:space="0" w:color="auto"/>
            </w:tcBorders>
            <w:vAlign w:val="bottom"/>
          </w:tcPr>
          <w:p w:rsidR="00E53C87" w:rsidRDefault="000F54D8">
            <w:pPr>
              <w:pStyle w:val="Compact"/>
              <w:jc w:val="center"/>
            </w:pPr>
            <w:r>
              <w:t>Poisson</w:t>
            </w:r>
          </w:p>
        </w:tc>
        <w:tc>
          <w:tcPr>
            <w:tcW w:w="0" w:type="auto"/>
            <w:tcBorders>
              <w:bottom w:val="single" w:sz="0" w:space="0" w:color="auto"/>
            </w:tcBorders>
            <w:vAlign w:val="bottom"/>
          </w:tcPr>
          <w:p w:rsidR="00E53C87" w:rsidRDefault="000F54D8">
            <w:pPr>
              <w:pStyle w:val="Compact"/>
              <w:jc w:val="center"/>
            </w:pPr>
            <w:r>
              <w:t>Binomial</w:t>
            </w:r>
          </w:p>
        </w:tc>
        <w:tc>
          <w:tcPr>
            <w:tcW w:w="0" w:type="auto"/>
            <w:tcBorders>
              <w:bottom w:val="single" w:sz="0" w:space="0" w:color="auto"/>
            </w:tcBorders>
            <w:vAlign w:val="bottom"/>
          </w:tcPr>
          <w:p w:rsidR="00E53C87" w:rsidRDefault="000F54D8">
            <w:pPr>
              <w:pStyle w:val="Compact"/>
              <w:jc w:val="center"/>
            </w:pPr>
            <w:r>
              <w:t>NB</w:t>
            </w:r>
          </w:p>
        </w:tc>
        <w:tc>
          <w:tcPr>
            <w:tcW w:w="0" w:type="auto"/>
            <w:tcBorders>
              <w:bottom w:val="single" w:sz="0" w:space="0" w:color="auto"/>
            </w:tcBorders>
            <w:vAlign w:val="bottom"/>
          </w:tcPr>
          <w:p w:rsidR="00E53C87" w:rsidRDefault="000F54D8">
            <w:pPr>
              <w:pStyle w:val="Compact"/>
              <w:jc w:val="center"/>
            </w:pPr>
            <w:r>
              <w:t>BB</w:t>
            </w:r>
          </w:p>
        </w:tc>
      </w:tr>
      <w:tr w:rsidR="00E53C87">
        <w:tc>
          <w:tcPr>
            <w:tcW w:w="0" w:type="auto"/>
          </w:tcPr>
          <w:p w:rsidR="00E53C87" w:rsidRDefault="000F54D8">
            <w:pPr>
              <w:pStyle w:val="Compact"/>
            </w:pPr>
            <w:r>
              <w:t>MSE</w:t>
            </w:r>
          </w:p>
        </w:tc>
        <w:tc>
          <w:tcPr>
            <w:tcW w:w="0" w:type="auto"/>
          </w:tcPr>
          <w:p w:rsidR="00E53C87" w:rsidRDefault="000F54D8">
            <w:pPr>
              <w:pStyle w:val="Compact"/>
              <w:jc w:val="center"/>
            </w:pPr>
            <w:r>
              <w:t>0.06412</w:t>
            </w:r>
          </w:p>
        </w:tc>
        <w:tc>
          <w:tcPr>
            <w:tcW w:w="0" w:type="auto"/>
          </w:tcPr>
          <w:p w:rsidR="00E53C87" w:rsidRDefault="000F54D8">
            <w:pPr>
              <w:pStyle w:val="Compact"/>
              <w:jc w:val="center"/>
            </w:pPr>
            <w:r>
              <w:t>0.06264</w:t>
            </w:r>
          </w:p>
        </w:tc>
        <w:tc>
          <w:tcPr>
            <w:tcW w:w="0" w:type="auto"/>
          </w:tcPr>
          <w:p w:rsidR="00E53C87" w:rsidRDefault="000F54D8">
            <w:pPr>
              <w:pStyle w:val="Compact"/>
              <w:jc w:val="center"/>
            </w:pPr>
            <w:r>
              <w:t>0.05171</w:t>
            </w:r>
          </w:p>
        </w:tc>
        <w:tc>
          <w:tcPr>
            <w:tcW w:w="0" w:type="auto"/>
          </w:tcPr>
          <w:p w:rsidR="00E53C87" w:rsidRDefault="000F54D8">
            <w:pPr>
              <w:pStyle w:val="Compact"/>
              <w:jc w:val="center"/>
            </w:pPr>
            <w:r>
              <w:t>0.04479</w:t>
            </w:r>
          </w:p>
        </w:tc>
      </w:tr>
      <w:tr w:rsidR="00E53C87">
        <w:tc>
          <w:tcPr>
            <w:tcW w:w="0" w:type="auto"/>
          </w:tcPr>
          <w:p w:rsidR="00E53C87" w:rsidRDefault="000F54D8">
            <w:pPr>
              <w:pStyle w:val="Compact"/>
            </w:pPr>
            <w:commentRangeStart w:id="474"/>
            <w:r>
              <w:t>DIC</w:t>
            </w:r>
          </w:p>
        </w:tc>
        <w:tc>
          <w:tcPr>
            <w:tcW w:w="0" w:type="auto"/>
          </w:tcPr>
          <w:p w:rsidR="00E53C87" w:rsidRDefault="000F54D8">
            <w:pPr>
              <w:pStyle w:val="Compact"/>
              <w:jc w:val="center"/>
            </w:pPr>
            <w:r>
              <w:t>1342.27</w:t>
            </w:r>
          </w:p>
        </w:tc>
        <w:tc>
          <w:tcPr>
            <w:tcW w:w="0" w:type="auto"/>
          </w:tcPr>
          <w:p w:rsidR="00E53C87" w:rsidRDefault="000F54D8">
            <w:pPr>
              <w:pStyle w:val="Compact"/>
              <w:jc w:val="center"/>
            </w:pPr>
            <w:r>
              <w:t>1571.46</w:t>
            </w:r>
          </w:p>
        </w:tc>
        <w:tc>
          <w:tcPr>
            <w:tcW w:w="0" w:type="auto"/>
          </w:tcPr>
          <w:p w:rsidR="00E53C87" w:rsidRDefault="000F54D8">
            <w:pPr>
              <w:pStyle w:val="Compact"/>
              <w:jc w:val="center"/>
            </w:pPr>
            <w:r>
              <w:t>345.89</w:t>
            </w:r>
          </w:p>
        </w:tc>
        <w:tc>
          <w:tcPr>
            <w:tcW w:w="0" w:type="auto"/>
          </w:tcPr>
          <w:p w:rsidR="00E53C87" w:rsidRDefault="000F54D8">
            <w:pPr>
              <w:pStyle w:val="Compact"/>
              <w:jc w:val="center"/>
            </w:pPr>
            <w:r>
              <w:t>340.86</w:t>
            </w:r>
          </w:p>
        </w:tc>
      </w:tr>
      <w:tr w:rsidR="00E53C87">
        <w:tc>
          <w:tcPr>
            <w:tcW w:w="0" w:type="auto"/>
          </w:tcPr>
          <w:p w:rsidR="00E53C87" w:rsidRDefault="000F54D8">
            <w:pPr>
              <w:pStyle w:val="Compact"/>
            </w:pPr>
            <w:r>
              <w:t>WAIC</w:t>
            </w:r>
          </w:p>
        </w:tc>
        <w:tc>
          <w:tcPr>
            <w:tcW w:w="0" w:type="auto"/>
          </w:tcPr>
          <w:p w:rsidR="00E53C87" w:rsidRDefault="000F54D8">
            <w:pPr>
              <w:pStyle w:val="Compact"/>
              <w:jc w:val="center"/>
            </w:pPr>
            <w:r>
              <w:t>1421.61</w:t>
            </w:r>
          </w:p>
        </w:tc>
        <w:tc>
          <w:tcPr>
            <w:tcW w:w="0" w:type="auto"/>
          </w:tcPr>
          <w:p w:rsidR="00E53C87" w:rsidRDefault="000F54D8">
            <w:pPr>
              <w:pStyle w:val="Compact"/>
              <w:jc w:val="center"/>
            </w:pPr>
            <w:r>
              <w:t>1665.41</w:t>
            </w:r>
          </w:p>
        </w:tc>
        <w:tc>
          <w:tcPr>
            <w:tcW w:w="0" w:type="auto"/>
          </w:tcPr>
          <w:p w:rsidR="00E53C87" w:rsidRDefault="000F54D8">
            <w:pPr>
              <w:pStyle w:val="Compact"/>
              <w:jc w:val="center"/>
            </w:pPr>
            <w:r>
              <w:t>345.09</w:t>
            </w:r>
          </w:p>
        </w:tc>
        <w:tc>
          <w:tcPr>
            <w:tcW w:w="0" w:type="auto"/>
          </w:tcPr>
          <w:p w:rsidR="00E53C87" w:rsidRDefault="000F54D8">
            <w:pPr>
              <w:pStyle w:val="Compact"/>
              <w:jc w:val="center"/>
            </w:pPr>
            <w:r>
              <w:t>341.66</w:t>
            </w:r>
            <w:commentRangeEnd w:id="474"/>
            <w:r w:rsidR="00320309">
              <w:rPr>
                <w:rStyle w:val="CommentReference"/>
              </w:rPr>
              <w:commentReference w:id="474"/>
            </w:r>
          </w:p>
        </w:tc>
      </w:tr>
      <w:tr w:rsidR="00E53C87">
        <w:tc>
          <w:tcPr>
            <w:tcW w:w="0" w:type="auto"/>
          </w:tcPr>
          <w:p w:rsidR="00E53C87" w:rsidRDefault="000F54D8">
            <w:pPr>
              <w:pStyle w:val="Compact"/>
            </w:pPr>
            <m:oMathPara>
              <m:oMath>
                <m:r>
                  <w:rPr>
                    <w:rFonts w:ascii="Cambria Math" w:hAnsi="Cambria Math"/>
                  </w:rPr>
                  <m:t>pr(M|y)</m:t>
                </m:r>
              </m:oMath>
            </m:oMathPara>
          </w:p>
        </w:tc>
        <w:tc>
          <w:tcPr>
            <w:tcW w:w="0" w:type="auto"/>
          </w:tcPr>
          <w:p w:rsidR="00E53C87" w:rsidRDefault="000F54D8">
            <w:pPr>
              <w:pStyle w:val="Compact"/>
              <w:jc w:val="center"/>
            </w:pPr>
            <m:oMathPara>
              <m:oMath>
                <m:r>
                  <w:rPr>
                    <w:rFonts w:ascii="Cambria Math" w:hAnsi="Cambria Math"/>
                  </w:rPr>
                  <m:t>≈0</m:t>
                </m:r>
              </m:oMath>
            </m:oMathPara>
          </w:p>
        </w:tc>
        <w:tc>
          <w:tcPr>
            <w:tcW w:w="0" w:type="auto"/>
          </w:tcPr>
          <w:p w:rsidR="00E53C87" w:rsidRDefault="000F54D8">
            <w:pPr>
              <w:pStyle w:val="Compact"/>
              <w:jc w:val="center"/>
            </w:pPr>
            <m:oMathPara>
              <m:oMath>
                <m:r>
                  <w:rPr>
                    <w:rFonts w:ascii="Cambria Math" w:hAnsi="Cambria Math"/>
                  </w:rPr>
                  <m:t>≈0</m:t>
                </m:r>
              </m:oMath>
            </m:oMathPara>
          </w:p>
        </w:tc>
        <w:tc>
          <w:tcPr>
            <w:tcW w:w="0" w:type="auto"/>
          </w:tcPr>
          <w:p w:rsidR="00E53C87" w:rsidRDefault="000F54D8">
            <w:pPr>
              <w:pStyle w:val="Compact"/>
              <w:jc w:val="center"/>
            </w:pPr>
            <m:oMathPara>
              <m:oMath>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m:oMathPara>
          </w:p>
        </w:tc>
        <w:tc>
          <w:tcPr>
            <w:tcW w:w="0" w:type="auto"/>
          </w:tcPr>
          <w:p w:rsidR="00E53C87" w:rsidRDefault="000F54D8">
            <w:pPr>
              <w:pStyle w:val="Compact"/>
              <w:jc w:val="center"/>
            </w:pPr>
            <m:oMathPara>
              <m:oMath>
                <m:r>
                  <w:rPr>
                    <w:rFonts w:ascii="Cambria Math" w:hAnsi="Cambria Math"/>
                  </w:rPr>
                  <m:t>≈1</m:t>
                </m:r>
              </m:oMath>
            </m:oMathPara>
          </w:p>
        </w:tc>
      </w:tr>
    </w:tbl>
    <w:p w:rsidR="00E53C87" w:rsidRDefault="000F54D8">
      <w:pPr>
        <w:pStyle w:val="BodyText"/>
      </w:pPr>
      <w:commentRangeStart w:id="475"/>
      <w:commentRangeStart w:id="476"/>
      <w:proofErr w:type="gramStart"/>
      <w:r>
        <w:t>Figure(</w:t>
      </w:r>
      <w:proofErr w:type="gramEnd"/>
      <w:r>
        <w:t xml:space="preserve">likelihood) </w:t>
      </w:r>
      <w:commentRangeEnd w:id="475"/>
      <w:r w:rsidR="0002202D">
        <w:rPr>
          <w:rStyle w:val="CommentReference"/>
        </w:rPr>
        <w:commentReference w:id="475"/>
      </w:r>
      <w:r>
        <w:t xml:space="preserve">shows observed species compositions </w:t>
      </w:r>
      <w:ins w:id="477" w:author="Edward Dick" w:date="2018-02-24T07:24:00Z">
        <w:r w:rsidR="009E30F5">
          <w:t xml:space="preserve">(black horizontal lines) </w:t>
        </w:r>
      </w:ins>
      <w:r>
        <w:t>plotted against Poisson, Binomial, NB, and BB predictive intervals</w:t>
      </w:r>
      <w:ins w:id="478" w:author="Edward Dick" w:date="2018-02-24T07:25:00Z">
        <w:r w:rsidR="009E30F5">
          <w:t xml:space="preserve"> (vertical lines)</w:t>
        </w:r>
      </w:ins>
      <w:r>
        <w:t>. Here 95% highest density intervals (HDI) are shown to visualize the predictive accuracy of each model against the data.</w:t>
      </w:r>
      <w:commentRangeEnd w:id="476"/>
      <w:r w:rsidR="0002202D">
        <w:rPr>
          <w:rStyle w:val="CommentReference"/>
        </w:rPr>
        <w:commentReference w:id="476"/>
      </w:r>
    </w:p>
    <w:p w:rsidR="00E53C87" w:rsidRDefault="000F54D8">
      <w:pPr>
        <w:pStyle w:val="FigurewithCaption"/>
      </w:pPr>
      <w:r>
        <w:rPr>
          <w:noProof/>
        </w:rPr>
        <w:lastRenderedPageBreak/>
        <w:drawing>
          <wp:inline distT="0" distB="0" distL="0" distR="0" wp14:anchorId="130E8D7F" wp14:editId="3056FA88">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tures/compPlot1982Qtr2.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E53C87" w:rsidRDefault="000F54D8">
      <w:pPr>
        <w:pStyle w:val="ImageCaption"/>
      </w:pPr>
      <w:r>
        <w:t>Interval Plot</w:t>
      </w:r>
    </w:p>
    <w:p w:rsidR="00E53C87" w:rsidRDefault="000F54D8">
      <w:pPr>
        <w:pStyle w:val="BodyText"/>
      </w:pPr>
      <w:r>
        <w:t xml:space="preserve">The large spread of the observed species compositions seen in </w:t>
      </w:r>
      <w:proofErr w:type="gramStart"/>
      <w:r>
        <w:t>Figure(</w:t>
      </w:r>
      <w:proofErr w:type="gramEnd"/>
      <w:r>
        <w:t xml:space="preserve">1) visually demonstrate the degree of </w:t>
      </w:r>
      <w:proofErr w:type="spellStart"/>
      <w:r>
        <w:t>overdispersion</w:t>
      </w:r>
      <w:proofErr w:type="spellEnd"/>
      <w:r>
        <w:t xml:space="preserve"> present in port sampling data. The Poisson and binomial models disregard this </w:t>
      </w:r>
      <w:proofErr w:type="spellStart"/>
      <w:r>
        <w:t>overdispersion</w:t>
      </w:r>
      <w:proofErr w:type="spellEnd"/>
      <w:r>
        <w:t xml:space="preserve"> to prioritize fitting the data mean. The NB and BB models explicitly model </w:t>
      </w:r>
      <w:proofErr w:type="spellStart"/>
      <w:r>
        <w:t>overdispersion</w:t>
      </w:r>
      <w:proofErr w:type="spellEnd"/>
      <w:r>
        <w:t xml:space="preserve"> in the data, </w:t>
      </w:r>
      <w:del w:id="479" w:author="Edward Dick" w:date="2018-02-24T07:44:00Z">
        <w:r w:rsidDel="00487FA0">
          <w:delText xml:space="preserve">albeit via differing mechanisms, </w:delText>
        </w:r>
      </w:del>
      <w:r>
        <w:t>and as such they predict a larger subset of the data.</w:t>
      </w:r>
      <w:ins w:id="480" w:author="Edward Dick" w:date="2018-02-24T07:44:00Z">
        <w:r w:rsidR="00487FA0">
          <w:t xml:space="preserve"> </w:t>
        </w:r>
      </w:ins>
      <w:ins w:id="481" w:author="Edward Dick" w:date="2018-02-24T07:46:00Z">
        <w:r w:rsidR="00487FA0">
          <w:t>Notably</w:t>
        </w:r>
      </w:ins>
      <w:ins w:id="482" w:author="Edward Dick" w:date="2018-02-24T07:45:00Z">
        <w:r w:rsidR="00487FA0">
          <w:t xml:space="preserve">, </w:t>
        </w:r>
      </w:ins>
      <w:ins w:id="483" w:author="Edward Dick" w:date="2018-02-24T07:47:00Z">
        <w:r w:rsidR="00487FA0">
          <w:t xml:space="preserve">only </w:t>
        </w:r>
      </w:ins>
      <w:ins w:id="484" w:author="Edward Dick" w:date="2018-02-24T07:45:00Z">
        <w:r w:rsidR="00487FA0">
          <w:t xml:space="preserve">the intervals produced by the BB model </w:t>
        </w:r>
      </w:ins>
      <w:ins w:id="485" w:author="Edward Dick" w:date="2018-02-24T07:48:00Z">
        <w:r w:rsidR="00487FA0">
          <w:t>include</w:t>
        </w:r>
      </w:ins>
      <w:ins w:id="486" w:author="Edward Dick" w:date="2018-02-24T07:45:00Z">
        <w:r w:rsidR="00487FA0">
          <w:t xml:space="preserve"> the low observed proportions of </w:t>
        </w:r>
        <w:proofErr w:type="spellStart"/>
        <w:r w:rsidR="00487FA0">
          <w:t>bocaccio</w:t>
        </w:r>
        <w:proofErr w:type="spellEnd"/>
        <w:r w:rsidR="00487FA0">
          <w:t xml:space="preserve"> (BCAC) and the high observed proportion of </w:t>
        </w:r>
        <w:proofErr w:type="spellStart"/>
        <w:r w:rsidR="00487FA0">
          <w:t>chilipepper</w:t>
        </w:r>
        <w:proofErr w:type="spellEnd"/>
        <w:r w:rsidR="00487FA0">
          <w:t xml:space="preserve"> rockfish (CLPR)</w:t>
        </w:r>
      </w:ins>
      <w:ins w:id="487" w:author="Edward Dick" w:date="2018-02-24T07:48:00Z">
        <w:r w:rsidR="00487FA0">
          <w:t xml:space="preserve"> in this example</w:t>
        </w:r>
      </w:ins>
      <w:ins w:id="488" w:author="Edward Dick" w:date="2018-02-24T07:45:00Z">
        <w:r w:rsidR="00487FA0">
          <w:t>.</w:t>
        </w:r>
      </w:ins>
    </w:p>
    <w:p w:rsidR="00E53C87" w:rsidRDefault="000F54D8">
      <w:pPr>
        <w:pStyle w:val="FigurewithCaption"/>
      </w:pPr>
      <w:r>
        <w:rPr>
          <w:noProof/>
        </w:rPr>
        <w:lastRenderedPageBreak/>
        <w:drawing>
          <wp:inline distT="0" distB="0" distL="0" distR="0" wp14:anchorId="13D6127E" wp14:editId="16903282">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tures/compVioplot1982Qtr2.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E53C87" w:rsidRDefault="000F54D8">
      <w:pPr>
        <w:pStyle w:val="ImageCaption"/>
      </w:pPr>
      <w:r>
        <w:t>Violin Plot</w:t>
      </w:r>
    </w:p>
    <w:p w:rsidR="00E53C87" w:rsidRDefault="000F54D8">
      <w:pPr>
        <w:pStyle w:val="BodyText"/>
      </w:pPr>
      <w:r>
        <w:t xml:space="preserve">The split beta-binomial intervals seen in </w:t>
      </w:r>
      <w:proofErr w:type="gramStart"/>
      <w:r>
        <w:t>Figure(</w:t>
      </w:r>
      <w:proofErr w:type="gramEnd"/>
      <w:r>
        <w:t xml:space="preserve">1) </w:t>
      </w:r>
      <w:del w:id="489" w:author="Edward Dick" w:date="2018-02-24T07:27:00Z">
        <w:r w:rsidDel="009E30F5">
          <w:delText>are the consequence of confining</w:delText>
        </w:r>
      </w:del>
      <w:ins w:id="490" w:author="Edward Dick" w:date="2018-02-24T07:27:00Z">
        <w:r w:rsidR="009E30F5">
          <w:t>reflect</w:t>
        </w:r>
      </w:ins>
      <w:r>
        <w:t xml:space="preserve"> a large amount of residual variability to the unit interval. The beta-binomial is the only model considered here</w:t>
      </w:r>
      <w:del w:id="491" w:author="Edward Dick" w:date="2018-02-24T07:28:00Z">
        <w:r w:rsidDel="009E30F5">
          <w:delText>,</w:delText>
        </w:r>
      </w:del>
      <w:r>
        <w:t xml:space="preserve"> </w:t>
      </w:r>
      <w:del w:id="492" w:author="Edward Dick" w:date="2018-02-24T07:28:00Z">
        <w:r w:rsidDel="009E30F5">
          <w:delText xml:space="preserve">which </w:delText>
        </w:r>
      </w:del>
      <w:ins w:id="493" w:author="Edward Dick" w:date="2018-02-24T07:28:00Z">
        <w:r w:rsidR="009E30F5">
          <w:t>that</w:t>
        </w:r>
        <w:r w:rsidR="009E30F5">
          <w:t xml:space="preserve"> </w:t>
        </w:r>
      </w:ins>
      <w:r>
        <w:t xml:space="preserve">estimates such a large degree of variability and thus it is the only model that produces predictive species composition distributions </w:t>
      </w:r>
      <w:del w:id="494" w:author="Edward Dick" w:date="2018-02-24T07:28:00Z">
        <w:r w:rsidDel="009E30F5">
          <w:delText>of the sort</w:delText>
        </w:r>
      </w:del>
      <w:ins w:id="495" w:author="Edward Dick" w:date="2018-02-24T07:28:00Z">
        <w:r w:rsidR="009E30F5">
          <w:t xml:space="preserve">that </w:t>
        </w:r>
      </w:ins>
      <w:ins w:id="496" w:author="Edward Dick" w:date="2018-02-24T07:29:00Z">
        <w:r w:rsidR="009E30F5">
          <w:t>effectively cover</w:t>
        </w:r>
      </w:ins>
      <w:ins w:id="497" w:author="Edward Dick" w:date="2018-02-24T07:28:00Z">
        <w:r w:rsidR="009E30F5">
          <w:t xml:space="preserve"> the range of observed species </w:t>
        </w:r>
      </w:ins>
      <w:ins w:id="498" w:author="Edward Dick" w:date="2018-02-24T07:29:00Z">
        <w:r w:rsidR="009E30F5">
          <w:t>compositions</w:t>
        </w:r>
      </w:ins>
      <w:r>
        <w:t xml:space="preserve">. </w:t>
      </w:r>
      <w:proofErr w:type="gramStart"/>
      <w:r>
        <w:t>Figure(</w:t>
      </w:r>
      <w:proofErr w:type="gramEnd"/>
      <w:r>
        <w:t xml:space="preserve">2) shows the beta-binomial predictive distributions as a violin plot demonstrating how the beta-binomial model </w:t>
      </w:r>
      <w:del w:id="499" w:author="Edward Dick" w:date="2018-02-24T07:49:00Z">
        <w:r w:rsidDel="00FF1611">
          <w:delText xml:space="preserve">arranges </w:delText>
        </w:r>
      </w:del>
      <w:ins w:id="500" w:author="Edward Dick" w:date="2018-02-24T07:49:00Z">
        <w:r w:rsidR="00FF1611">
          <w:t>distributes</w:t>
        </w:r>
        <w:r w:rsidR="00FF1611">
          <w:t xml:space="preserve"> </w:t>
        </w:r>
      </w:ins>
      <w:r>
        <w:t xml:space="preserve">predictive density over the unit interval. The predictive intervals in </w:t>
      </w:r>
      <w:proofErr w:type="gramStart"/>
      <w:r>
        <w:t>Figure(</w:t>
      </w:r>
      <w:proofErr w:type="gramEnd"/>
      <w:r>
        <w:t xml:space="preserve">1) are the smallest possible regions on each of these densities so that each intervals contain 95% probability. Species composition is bounded on [0, 1], thus in the presence of large variability predictive density may aggregate around the bounds. For the example of STRK, notice that although the predictive HDI is split, the vast majority of density lies directly atop the </w:t>
      </w:r>
      <w:commentRangeStart w:id="501"/>
      <w:r>
        <w:t>data</w:t>
      </w:r>
      <w:commentRangeEnd w:id="501"/>
      <w:r w:rsidR="00FA7AA8">
        <w:rPr>
          <w:rStyle w:val="CommentReference"/>
        </w:rPr>
        <w:commentReference w:id="501"/>
      </w:r>
      <w:r>
        <w:t>.</w:t>
      </w:r>
    </w:p>
    <w:p w:rsidR="00E53C87" w:rsidRDefault="000F54D8">
      <w:pPr>
        <w:pStyle w:val="Heading2"/>
      </w:pPr>
      <w:bookmarkStart w:id="502" w:name="predictor-and-prior-selection"/>
      <w:bookmarkEnd w:id="502"/>
      <w:r>
        <w:lastRenderedPageBreak/>
        <w:t>Predictor and Prior Selection</w:t>
      </w:r>
    </w:p>
    <w:tbl>
      <w:tblPr>
        <w:tblW w:w="0" w:type="pct"/>
        <w:tblLook w:val="07E0" w:firstRow="1" w:lastRow="1" w:firstColumn="1" w:lastColumn="1" w:noHBand="1" w:noVBand="1"/>
      </w:tblPr>
      <w:tblGrid>
        <w:gridCol w:w="1093"/>
        <w:gridCol w:w="1196"/>
        <w:gridCol w:w="1196"/>
        <w:gridCol w:w="1196"/>
        <w:gridCol w:w="1196"/>
        <w:gridCol w:w="1196"/>
        <w:gridCol w:w="1785"/>
      </w:tblGrid>
      <w:tr w:rsidR="00E53C87">
        <w:tc>
          <w:tcPr>
            <w:tcW w:w="0" w:type="auto"/>
            <w:tcBorders>
              <w:bottom w:val="single" w:sz="0" w:space="0" w:color="auto"/>
            </w:tcBorders>
            <w:vAlign w:val="bottom"/>
          </w:tcPr>
          <w:p w:rsidR="00E53C87" w:rsidRDefault="00E53C87"/>
        </w:tc>
        <w:tc>
          <w:tcPr>
            <w:tcW w:w="0" w:type="auto"/>
            <w:tcBorders>
              <w:bottom w:val="single" w:sz="0" w:space="0" w:color="auto"/>
            </w:tcBorders>
            <w:vAlign w:val="bottom"/>
          </w:tcPr>
          <w:p w:rsidR="00E53C87" w:rsidRDefault="000F54D8">
            <w:pPr>
              <w:pStyle w:val="Compact"/>
              <w:jc w:val="center"/>
            </w:pPr>
            <w:r>
              <w:t>M1</w:t>
            </w:r>
          </w:p>
        </w:tc>
        <w:tc>
          <w:tcPr>
            <w:tcW w:w="0" w:type="auto"/>
            <w:tcBorders>
              <w:bottom w:val="single" w:sz="0" w:space="0" w:color="auto"/>
            </w:tcBorders>
            <w:vAlign w:val="bottom"/>
          </w:tcPr>
          <w:p w:rsidR="00E53C87" w:rsidRDefault="000F54D8">
            <w:pPr>
              <w:pStyle w:val="Compact"/>
              <w:jc w:val="center"/>
            </w:pPr>
            <w:r>
              <w:t>M2</w:t>
            </w:r>
          </w:p>
        </w:tc>
        <w:tc>
          <w:tcPr>
            <w:tcW w:w="0" w:type="auto"/>
            <w:tcBorders>
              <w:bottom w:val="single" w:sz="0" w:space="0" w:color="auto"/>
            </w:tcBorders>
            <w:vAlign w:val="bottom"/>
          </w:tcPr>
          <w:p w:rsidR="00E53C87" w:rsidRDefault="000F54D8">
            <w:pPr>
              <w:pStyle w:val="Compact"/>
              <w:jc w:val="center"/>
            </w:pPr>
            <w:r>
              <w:t>M3</w:t>
            </w:r>
          </w:p>
        </w:tc>
        <w:tc>
          <w:tcPr>
            <w:tcW w:w="0" w:type="auto"/>
            <w:tcBorders>
              <w:bottom w:val="single" w:sz="0" w:space="0" w:color="auto"/>
            </w:tcBorders>
            <w:vAlign w:val="bottom"/>
          </w:tcPr>
          <w:p w:rsidR="00E53C87" w:rsidRDefault="000F54D8">
            <w:pPr>
              <w:pStyle w:val="Compact"/>
              <w:jc w:val="center"/>
            </w:pPr>
            <w:r>
              <w:t>M4</w:t>
            </w:r>
          </w:p>
        </w:tc>
        <w:tc>
          <w:tcPr>
            <w:tcW w:w="0" w:type="auto"/>
            <w:tcBorders>
              <w:bottom w:val="single" w:sz="0" w:space="0" w:color="auto"/>
            </w:tcBorders>
            <w:vAlign w:val="bottom"/>
          </w:tcPr>
          <w:p w:rsidR="00E53C87" w:rsidRDefault="000F54D8">
            <w:pPr>
              <w:pStyle w:val="Compact"/>
              <w:jc w:val="center"/>
            </w:pPr>
            <w:r>
              <w:t>M5</w:t>
            </w:r>
          </w:p>
        </w:tc>
        <w:tc>
          <w:tcPr>
            <w:tcW w:w="0" w:type="auto"/>
            <w:tcBorders>
              <w:bottom w:val="single" w:sz="0" w:space="0" w:color="auto"/>
            </w:tcBorders>
            <w:vAlign w:val="bottom"/>
          </w:tcPr>
          <w:p w:rsidR="00E53C87" w:rsidRDefault="000F54D8">
            <w:pPr>
              <w:pStyle w:val="Compact"/>
              <w:jc w:val="center"/>
            </w:pPr>
            <w:r>
              <w:t>M6</w:t>
            </w:r>
          </w:p>
        </w:tc>
      </w:tr>
      <w:tr w:rsidR="00E53C87">
        <w:tc>
          <w:tcPr>
            <w:tcW w:w="0" w:type="auto"/>
          </w:tcPr>
          <w:p w:rsidR="00E53C87" w:rsidRDefault="000F54D8">
            <w:pPr>
              <w:pStyle w:val="Compact"/>
            </w:pPr>
            <w:r>
              <w:t>MSE</w:t>
            </w:r>
          </w:p>
        </w:tc>
        <w:tc>
          <w:tcPr>
            <w:tcW w:w="0" w:type="auto"/>
          </w:tcPr>
          <w:p w:rsidR="00E53C87" w:rsidRDefault="000F54D8">
            <w:pPr>
              <w:pStyle w:val="Compact"/>
              <w:jc w:val="center"/>
            </w:pPr>
            <w:r>
              <w:t>0.127245</w:t>
            </w:r>
          </w:p>
        </w:tc>
        <w:tc>
          <w:tcPr>
            <w:tcW w:w="0" w:type="auto"/>
          </w:tcPr>
          <w:p w:rsidR="00E53C87" w:rsidRDefault="000F54D8">
            <w:pPr>
              <w:pStyle w:val="Compact"/>
              <w:jc w:val="center"/>
            </w:pPr>
            <w:r>
              <w:t>0.127042</w:t>
            </w:r>
          </w:p>
        </w:tc>
        <w:tc>
          <w:tcPr>
            <w:tcW w:w="0" w:type="auto"/>
          </w:tcPr>
          <w:p w:rsidR="00E53C87" w:rsidRDefault="000F54D8">
            <w:pPr>
              <w:pStyle w:val="Compact"/>
              <w:jc w:val="center"/>
            </w:pPr>
            <w:r>
              <w:t>0.126801</w:t>
            </w:r>
          </w:p>
        </w:tc>
        <w:tc>
          <w:tcPr>
            <w:tcW w:w="0" w:type="auto"/>
          </w:tcPr>
          <w:p w:rsidR="00E53C87" w:rsidRDefault="000F54D8">
            <w:pPr>
              <w:pStyle w:val="Compact"/>
              <w:jc w:val="center"/>
            </w:pPr>
            <w:r>
              <w:t>0.122373</w:t>
            </w:r>
          </w:p>
        </w:tc>
        <w:tc>
          <w:tcPr>
            <w:tcW w:w="0" w:type="auto"/>
          </w:tcPr>
          <w:p w:rsidR="00E53C87" w:rsidRDefault="000F54D8">
            <w:pPr>
              <w:pStyle w:val="Compact"/>
              <w:jc w:val="center"/>
            </w:pPr>
            <w:r>
              <w:t>0.127236</w:t>
            </w:r>
          </w:p>
        </w:tc>
        <w:tc>
          <w:tcPr>
            <w:tcW w:w="0" w:type="auto"/>
          </w:tcPr>
          <w:p w:rsidR="00E53C87" w:rsidRDefault="000F54D8">
            <w:pPr>
              <w:pStyle w:val="Compact"/>
              <w:jc w:val="center"/>
            </w:pPr>
            <w:r>
              <w:t xml:space="preserve">0.126573 </w:t>
            </w:r>
          </w:p>
        </w:tc>
      </w:tr>
      <w:tr w:rsidR="00E53C87">
        <w:tc>
          <w:tcPr>
            <w:tcW w:w="0" w:type="auto"/>
          </w:tcPr>
          <w:p w:rsidR="00E53C87" w:rsidRDefault="000F54D8">
            <w:pPr>
              <w:pStyle w:val="Compact"/>
            </w:pPr>
            <w:commentRangeStart w:id="503"/>
            <w:r>
              <w:t>DIC</w:t>
            </w:r>
          </w:p>
        </w:tc>
        <w:tc>
          <w:tcPr>
            <w:tcW w:w="0" w:type="auto"/>
          </w:tcPr>
          <w:p w:rsidR="00E53C87" w:rsidRDefault="000F54D8">
            <w:pPr>
              <w:pStyle w:val="Compact"/>
              <w:jc w:val="center"/>
            </w:pPr>
            <w:r>
              <w:t>39790.26</w:t>
            </w:r>
          </w:p>
        </w:tc>
        <w:tc>
          <w:tcPr>
            <w:tcW w:w="0" w:type="auto"/>
          </w:tcPr>
          <w:p w:rsidR="00E53C87" w:rsidRDefault="000F54D8">
            <w:pPr>
              <w:pStyle w:val="Compact"/>
              <w:jc w:val="center"/>
            </w:pPr>
            <w:r>
              <w:t>39491.64</w:t>
            </w:r>
          </w:p>
        </w:tc>
        <w:tc>
          <w:tcPr>
            <w:tcW w:w="0" w:type="auto"/>
          </w:tcPr>
          <w:p w:rsidR="00E53C87" w:rsidRDefault="000F54D8">
            <w:pPr>
              <w:pStyle w:val="Compact"/>
              <w:jc w:val="center"/>
            </w:pPr>
            <w:r>
              <w:t>39244.91</w:t>
            </w:r>
          </w:p>
        </w:tc>
        <w:tc>
          <w:tcPr>
            <w:tcW w:w="0" w:type="auto"/>
          </w:tcPr>
          <w:p w:rsidR="00E53C87" w:rsidRDefault="000F54D8">
            <w:pPr>
              <w:pStyle w:val="Compact"/>
              <w:jc w:val="center"/>
            </w:pPr>
            <w:r>
              <w:t>37231.70</w:t>
            </w:r>
          </w:p>
        </w:tc>
        <w:tc>
          <w:tcPr>
            <w:tcW w:w="0" w:type="auto"/>
          </w:tcPr>
          <w:p w:rsidR="00E53C87" w:rsidRDefault="000F54D8">
            <w:pPr>
              <w:pStyle w:val="Compact"/>
              <w:jc w:val="center"/>
            </w:pPr>
            <w:r>
              <w:t>39407.02</w:t>
            </w:r>
          </w:p>
        </w:tc>
        <w:tc>
          <w:tcPr>
            <w:tcW w:w="0" w:type="auto"/>
          </w:tcPr>
          <w:p w:rsidR="00E53C87" w:rsidRDefault="000F54D8">
            <w:pPr>
              <w:pStyle w:val="Compact"/>
              <w:jc w:val="center"/>
            </w:pPr>
            <w:r>
              <w:t xml:space="preserve">39406.41 </w:t>
            </w:r>
          </w:p>
        </w:tc>
      </w:tr>
      <w:tr w:rsidR="00E53C87">
        <w:tc>
          <w:tcPr>
            <w:tcW w:w="0" w:type="auto"/>
          </w:tcPr>
          <w:p w:rsidR="00E53C87" w:rsidRDefault="000F54D8">
            <w:pPr>
              <w:pStyle w:val="Compact"/>
            </w:pPr>
            <w:r>
              <w:t>WAIC</w:t>
            </w:r>
          </w:p>
        </w:tc>
        <w:tc>
          <w:tcPr>
            <w:tcW w:w="0" w:type="auto"/>
          </w:tcPr>
          <w:p w:rsidR="00E53C87" w:rsidRDefault="000F54D8">
            <w:pPr>
              <w:pStyle w:val="Compact"/>
              <w:jc w:val="center"/>
            </w:pPr>
            <w:r>
              <w:t>39745.58</w:t>
            </w:r>
          </w:p>
        </w:tc>
        <w:tc>
          <w:tcPr>
            <w:tcW w:w="0" w:type="auto"/>
          </w:tcPr>
          <w:p w:rsidR="00E53C87" w:rsidRDefault="000F54D8">
            <w:pPr>
              <w:pStyle w:val="Compact"/>
              <w:jc w:val="center"/>
            </w:pPr>
            <w:r>
              <w:t>39446.51</w:t>
            </w:r>
          </w:p>
        </w:tc>
        <w:tc>
          <w:tcPr>
            <w:tcW w:w="0" w:type="auto"/>
          </w:tcPr>
          <w:p w:rsidR="00E53C87" w:rsidRDefault="000F54D8">
            <w:pPr>
              <w:pStyle w:val="Compact"/>
              <w:jc w:val="center"/>
            </w:pPr>
            <w:r>
              <w:t>39192.25</w:t>
            </w:r>
          </w:p>
        </w:tc>
        <w:tc>
          <w:tcPr>
            <w:tcW w:w="0" w:type="auto"/>
          </w:tcPr>
          <w:p w:rsidR="00E53C87" w:rsidRDefault="000F54D8">
            <w:pPr>
              <w:pStyle w:val="Compact"/>
              <w:jc w:val="center"/>
            </w:pPr>
            <w:r>
              <w:t>37182.93</w:t>
            </w:r>
          </w:p>
        </w:tc>
        <w:tc>
          <w:tcPr>
            <w:tcW w:w="0" w:type="auto"/>
          </w:tcPr>
          <w:p w:rsidR="00E53C87" w:rsidRDefault="000F54D8">
            <w:pPr>
              <w:pStyle w:val="Compact"/>
              <w:jc w:val="center"/>
            </w:pPr>
            <w:r>
              <w:t>39354.11</w:t>
            </w:r>
          </w:p>
        </w:tc>
        <w:tc>
          <w:tcPr>
            <w:tcW w:w="0" w:type="auto"/>
          </w:tcPr>
          <w:p w:rsidR="00E53C87" w:rsidRDefault="000F54D8">
            <w:pPr>
              <w:pStyle w:val="Compact"/>
              <w:jc w:val="center"/>
            </w:pPr>
            <w:r>
              <w:t xml:space="preserve">39353.49 </w:t>
            </w:r>
            <w:commentRangeEnd w:id="503"/>
            <w:r w:rsidR="00C577CC">
              <w:rPr>
                <w:rStyle w:val="CommentReference"/>
              </w:rPr>
              <w:commentReference w:id="503"/>
            </w:r>
          </w:p>
        </w:tc>
      </w:tr>
      <w:tr w:rsidR="00E53C87">
        <w:tc>
          <w:tcPr>
            <w:tcW w:w="0" w:type="auto"/>
          </w:tcPr>
          <w:p w:rsidR="00E53C87" w:rsidRDefault="000F54D8">
            <w:pPr>
              <w:pStyle w:val="Compact"/>
            </w:pPr>
            <m:oMathPara>
              <m:oMath>
                <m:r>
                  <w:rPr>
                    <w:rFonts w:ascii="Cambria Math" w:hAnsi="Cambria Math"/>
                  </w:rPr>
                  <m:t>pr(M|y)</m:t>
                </m:r>
              </m:oMath>
            </m:oMathPara>
          </w:p>
        </w:tc>
        <w:tc>
          <w:tcPr>
            <w:tcW w:w="0" w:type="auto"/>
          </w:tcPr>
          <w:p w:rsidR="00E53C87" w:rsidRDefault="000F54D8">
            <w:pPr>
              <w:pStyle w:val="Compact"/>
              <w:jc w:val="center"/>
            </w:pPr>
            <m:oMathPara>
              <m:oMath>
                <m:r>
                  <w:rPr>
                    <w:rFonts w:ascii="Cambria Math" w:hAnsi="Cambria Math"/>
                  </w:rPr>
                  <m:t>≈0</m:t>
                </m:r>
              </m:oMath>
            </m:oMathPara>
          </w:p>
        </w:tc>
        <w:tc>
          <w:tcPr>
            <w:tcW w:w="0" w:type="auto"/>
          </w:tcPr>
          <w:p w:rsidR="00E53C87" w:rsidRDefault="000F54D8">
            <w:pPr>
              <w:pStyle w:val="Compact"/>
              <w:jc w:val="center"/>
            </w:pPr>
            <m:oMathPara>
              <m:oMath>
                <m:r>
                  <w:rPr>
                    <w:rFonts w:ascii="Cambria Math" w:hAnsi="Cambria Math"/>
                  </w:rPr>
                  <m:t>≈0</m:t>
                </m:r>
              </m:oMath>
            </m:oMathPara>
          </w:p>
        </w:tc>
        <w:tc>
          <w:tcPr>
            <w:tcW w:w="0" w:type="auto"/>
          </w:tcPr>
          <w:p w:rsidR="00E53C87" w:rsidRDefault="000F54D8">
            <w:pPr>
              <w:pStyle w:val="Compact"/>
              <w:jc w:val="center"/>
            </w:pPr>
            <m:oMathPara>
              <m:oMath>
                <m:r>
                  <w:rPr>
                    <w:rFonts w:ascii="Cambria Math" w:hAnsi="Cambria Math"/>
                  </w:rPr>
                  <m:t>≈0</m:t>
                </m:r>
              </m:oMath>
            </m:oMathPara>
          </w:p>
        </w:tc>
        <w:tc>
          <w:tcPr>
            <w:tcW w:w="0" w:type="auto"/>
          </w:tcPr>
          <w:p w:rsidR="00E53C87" w:rsidRDefault="000F54D8">
            <w:pPr>
              <w:pStyle w:val="Compact"/>
              <w:jc w:val="center"/>
            </w:pPr>
            <m:oMathPara>
              <m:oMath>
                <m:r>
                  <w:rPr>
                    <w:rFonts w:ascii="Cambria Math" w:hAnsi="Cambria Math"/>
                  </w:rPr>
                  <m:t>≈1</m:t>
                </m:r>
              </m:oMath>
            </m:oMathPara>
          </w:p>
        </w:tc>
        <w:tc>
          <w:tcPr>
            <w:tcW w:w="0" w:type="auto"/>
          </w:tcPr>
          <w:p w:rsidR="00E53C87" w:rsidRDefault="000F54D8">
            <w:pPr>
              <w:pStyle w:val="Compact"/>
              <w:jc w:val="center"/>
            </w:pPr>
            <m:oMathPara>
              <m:oMath>
                <m:r>
                  <w:rPr>
                    <w:rFonts w:ascii="Cambria Math" w:hAnsi="Cambria Math"/>
                  </w:rPr>
                  <m:t>≈0</m:t>
                </m:r>
              </m:oMath>
            </m:oMathPara>
          </w:p>
        </w:tc>
        <w:tc>
          <w:tcPr>
            <w:tcW w:w="0" w:type="auto"/>
          </w:tcPr>
          <w:p w:rsidR="00E53C87" w:rsidRDefault="000F54D8">
            <w:pPr>
              <w:pStyle w:val="Compact"/>
              <w:jc w:val="center"/>
            </w:pPr>
            <m:oMath>
              <m:r>
                <w:rPr>
                  <w:rFonts w:ascii="Cambria Math" w:hAnsi="Cambria Math"/>
                </w:rPr>
                <m:t>≈0</m:t>
              </m:r>
            </m:oMath>
            <w:r>
              <w:t xml:space="preserve"> </w:t>
            </w:r>
          </w:p>
        </w:tc>
      </w:tr>
    </w:tbl>
    <w:p w:rsidR="00E53C87" w:rsidRDefault="000F54D8">
      <w:pPr>
        <w:pStyle w:val="BodyText"/>
      </w:pPr>
      <w:commentRangeStart w:id="504"/>
      <w:r>
        <w:t>Table</w:t>
      </w:r>
      <m:oMath>
        <m:r>
          <w:rPr>
            <w:rFonts w:ascii="Cambria Math" w:hAnsi="Cambria Math"/>
          </w:rPr>
          <m:t>(Predictor)</m:t>
        </m:r>
      </m:oMath>
      <w:r>
        <w:t xml:space="preserve"> displays the relative support for the model structure on the </w:t>
      </w:r>
      <m:oMath>
        <m:sSubSup>
          <m:sSubSupPr>
            <m:ctrlPr>
              <w:rPr>
                <w:rFonts w:ascii="Cambria Math" w:hAnsi="Cambria Math"/>
              </w:rPr>
            </m:ctrlPr>
          </m:sSubSupPr>
          <m:e>
            <m:r>
              <w:rPr>
                <w:rFonts w:ascii="Cambria Math" w:hAnsi="Cambria Math"/>
              </w:rPr>
              <m:t>β</m:t>
            </m:r>
          </m:e>
          <m:sub>
            <m:r>
              <w:rPr>
                <w:rFonts w:ascii="Cambria Math" w:hAnsi="Cambria Math"/>
              </w:rPr>
              <m:t>mη</m:t>
            </m:r>
          </m:sub>
          <m:sup>
            <m:r>
              <w:rPr>
                <w:rFonts w:ascii="Cambria Math" w:hAnsi="Cambria Math"/>
              </w:rPr>
              <m:t>(t)</m:t>
            </m:r>
          </m:sup>
        </m:sSubSup>
      </m:oMath>
      <w:r>
        <w:t xml:space="preserve"> time parameters. </w:t>
      </w:r>
      <w:commentRangeEnd w:id="504"/>
      <w:r w:rsidR="007C2D71">
        <w:rPr>
          <w:rStyle w:val="CommentReference"/>
        </w:rPr>
        <w:commentReference w:id="504"/>
      </w:r>
      <w:r>
        <w:t>From M1 to M4 the models represent a spectrum of models with an increasing potential of shrinkage among time parameters.  Models M5 and M6 represent models which build in complexity, from M4, via the inclusion of multiple hierarchical variance parameters among the interaction terms.</w:t>
      </w:r>
    </w:p>
    <w:p w:rsidR="00E53C87" w:rsidRDefault="000F54D8">
      <w:pPr>
        <w:pStyle w:val="BodyText"/>
      </w:pPr>
      <w:r>
        <w:t>Across all of the time models, model M4 displays consistent support over all other candidate models considered here. Model M4 represents a model with maximal potential for pooling through time, while still maintain the ability to model differences in seasonality from year to year.</w:t>
      </w:r>
    </w:p>
    <w:p w:rsidR="00E53C87" w:rsidRDefault="000F54D8">
      <w:pPr>
        <w:pStyle w:val="BodyText"/>
      </w:pPr>
      <w:commentRangeStart w:id="505"/>
      <w:r>
        <w:t>As a final check of the model structure and the implied prior information the prior predictive is considered. The prior predictive distribution summarizes the information that is intrinsic to the model structure itself, in the absence of data. The prior predictive of modeled weight is considered over a 100 pound cluster size, which is consistent with aggregating the two nominal 50 pound cluster samples described by Sen (1984) in the original sampling protocol.</w:t>
      </w:r>
      <w:commentRangeEnd w:id="505"/>
      <w:r w:rsidR="007C2D71">
        <w:rPr>
          <w:rStyle w:val="CommentReference"/>
        </w:rPr>
        <w:commentReference w:id="505"/>
      </w:r>
    </w:p>
    <w:p w:rsidR="00E53C87" w:rsidRDefault="000F54D8">
      <w:pPr>
        <w:pStyle w:val="FigurewithCaption"/>
      </w:pPr>
      <w:r>
        <w:rPr>
          <w:noProof/>
        </w:rPr>
        <w:drawing>
          <wp:inline distT="0" distB="0" distL="0" distR="0">
            <wp:extent cx="3810000" cy="2540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ictures/priorPredict.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rsidR="00E53C87" w:rsidRDefault="000F54D8">
      <w:pPr>
        <w:pStyle w:val="ImageCaption"/>
      </w:pPr>
      <w:commentRangeStart w:id="506"/>
      <w:r>
        <w:t>Prior Prediction</w:t>
      </w:r>
    </w:p>
    <w:p w:rsidR="00E53C87" w:rsidRDefault="000F54D8">
      <w:pPr>
        <w:pStyle w:val="BodyText"/>
      </w:pPr>
      <w:r>
        <w:t>As seen in Figure</w:t>
      </w:r>
      <m:oMath>
        <m:r>
          <w:rPr>
            <w:rFonts w:ascii="Cambria Math" w:hAnsi="Cambria Math"/>
          </w:rPr>
          <m:t>(priorPredictive)</m:t>
        </m:r>
      </m:oMath>
      <w:r>
        <w:t xml:space="preserve"> the prior predictive of (M4) is both symmetric and quite diffuse over the 100 pound domain. The U shape of the distribution is a side effect of </w:t>
      </w:r>
      <w:r>
        <w:lastRenderedPageBreak/>
        <w:t>the diffusion of the selected prior. As data are added to the model, the indecisive U shape of this distribution collapses toward the data in the posterior.</w:t>
      </w:r>
      <w:commentRangeEnd w:id="506"/>
      <w:r w:rsidR="0044684F">
        <w:rPr>
          <w:rStyle w:val="CommentReference"/>
        </w:rPr>
        <w:commentReference w:id="506"/>
      </w:r>
    </w:p>
    <w:p w:rsidR="00E53C87" w:rsidRDefault="000F54D8">
      <w:pPr>
        <w:pStyle w:val="Heading2"/>
      </w:pPr>
      <w:bookmarkStart w:id="507" w:name="model-exploration-averaging-1"/>
      <w:bookmarkEnd w:id="507"/>
      <w:commentRangeStart w:id="508"/>
      <w:r>
        <w:t>Model Exploration &amp; Averaging</w:t>
      </w:r>
      <w:commentRangeEnd w:id="508"/>
      <w:r w:rsidR="00F5296A">
        <w:rPr>
          <w:rStyle w:val="CommentReference"/>
          <w:rFonts w:asciiTheme="minorHAnsi" w:eastAsiaTheme="minorHAnsi" w:hAnsiTheme="minorHAnsi" w:cstheme="minorBidi"/>
          <w:b w:val="0"/>
          <w:bCs w:val="0"/>
          <w:color w:val="auto"/>
        </w:rPr>
        <w:commentReference w:id="508"/>
      </w:r>
    </w:p>
    <w:p w:rsidR="00E53C87" w:rsidRDefault="000F54D8">
      <w:pPr>
        <w:pStyle w:val="FigurewithCaption"/>
      </w:pPr>
      <w:r>
        <w:rPr>
          <w:noProof/>
        </w:rPr>
        <w:drawing>
          <wp:inline distT="0" distB="0" distL="0" distR="0">
            <wp:extent cx="5334000" cy="258394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ictures/tinyTrim.png"/>
                    <pic:cNvPicPr>
                      <a:picLocks noChangeAspect="1" noChangeArrowheads="1"/>
                    </pic:cNvPicPr>
                  </pic:nvPicPr>
                  <pic:blipFill>
                    <a:blip r:embed="rId16"/>
                    <a:stretch>
                      <a:fillRect/>
                    </a:stretch>
                  </pic:blipFill>
                  <pic:spPr bwMode="auto">
                    <a:xfrm>
                      <a:off x="0" y="0"/>
                      <a:ext cx="5334000" cy="2583944"/>
                    </a:xfrm>
                    <a:prstGeom prst="rect">
                      <a:avLst/>
                    </a:prstGeom>
                    <a:noFill/>
                    <a:ln w="9525">
                      <a:noFill/>
                      <a:headEnd/>
                      <a:tailEnd/>
                    </a:ln>
                  </pic:spPr>
                </pic:pic>
              </a:graphicData>
            </a:graphic>
          </wp:inline>
        </w:drawing>
      </w:r>
    </w:p>
    <w:p w:rsidR="00E53C87" w:rsidRDefault="000F54D8">
      <w:pPr>
        <w:pStyle w:val="ImageCaption"/>
      </w:pPr>
      <w:r>
        <w:t>1978 to 1982</w:t>
      </w:r>
    </w:p>
    <w:p w:rsidR="00E53C87" w:rsidRDefault="000F54D8">
      <w:pPr>
        <w:pStyle w:val="BodyText"/>
      </w:pPr>
      <w:r>
        <w:t>Figure</w:t>
      </w:r>
      <m:oMath>
        <m:r>
          <w:rPr>
            <w:rFonts w:ascii="Cambria Math" w:hAnsi="Cambria Math"/>
          </w:rPr>
          <m:t>(modelselection)</m:t>
        </m:r>
      </m:oMath>
      <w:r>
        <w:t xml:space="preserve"> shows the results of port complex model selection for the modeled period from </w:t>
      </w:r>
      <w:commentRangeStart w:id="509"/>
      <w:r>
        <w:t xml:space="preserve">1978 to 1982 </w:t>
      </w:r>
      <w:commentRangeEnd w:id="509"/>
      <w:r w:rsidR="00C96B6E">
        <w:rPr>
          <w:rStyle w:val="CommentReference"/>
        </w:rPr>
        <w:commentReference w:id="509"/>
      </w:r>
      <w:r>
        <w:t>in market category 250. Along the top</w:t>
      </w:r>
      <w:del w:id="510" w:author="Edward Dick" w:date="2018-02-24T08:08:00Z">
        <w:r w:rsidDel="00341B18">
          <w:delText xml:space="preserve">, </w:delText>
        </w:r>
        <m:oMath>
          <m:r>
            <w:rPr>
              <w:rFonts w:ascii="Cambria Math" w:hAnsi="Cambria Math"/>
            </w:rPr>
            <m:t>ω</m:t>
          </m:r>
        </m:oMath>
      </w:del>
      <w:r>
        <w:t xml:space="preserve"> BMA weights</w:t>
      </w:r>
      <w:ins w:id="511" w:author="Edward Dick" w:date="2018-02-24T08:08:00Z">
        <w:r w:rsidR="00341B18">
          <w:t xml:space="preserve">, </w:t>
        </w:r>
        <w:r w:rsidR="00341B18">
          <w:t>(</w:t>
        </w:r>
        <m:oMath>
          <m:r>
            <w:rPr>
              <w:rFonts w:ascii="Cambria Math" w:hAnsi="Cambria Math"/>
            </w:rPr>
            <m:t>ω</m:t>
          </m:r>
        </m:oMath>
        <w:r w:rsidR="00341B18">
          <w:rPr>
            <w:rFonts w:eastAsiaTheme="minorEastAsia"/>
          </w:rPr>
          <w:t>)</w:t>
        </w:r>
      </w:ins>
      <w:r>
        <w:t xml:space="preserve"> for the top 10 models are displayed (each column is a distinct model). The following ten rows indicate the ten port complexes in California, and the colored cells indicate how port complexes are partitioned in each model.</w:t>
      </w:r>
    </w:p>
    <w:p w:rsidR="00E53C87" w:rsidRDefault="000F54D8">
      <w:pPr>
        <w:pStyle w:val="BodyText"/>
      </w:pPr>
      <w:r>
        <w:t>Considering Figure</w:t>
      </w:r>
      <m:oMath>
        <m:r>
          <w:rPr>
            <w:rFonts w:ascii="Cambria Math" w:hAnsi="Cambria Math"/>
          </w:rPr>
          <m:t>(modelselection)</m:t>
        </m:r>
      </m:oMath>
      <w:r>
        <w:t xml:space="preserve">, the best partitioned model </w:t>
      </w:r>
      <w:ins w:id="512" w:author="Edward Dick" w:date="2018-02-24T08:20:00Z">
        <w:r w:rsidR="007A15D1">
          <w:t xml:space="preserve">(first column, </w:t>
        </w:r>
      </w:ins>
      <w:ins w:id="513" w:author="Edward Dick" w:date="2018-02-24T08:21:00Z">
        <w:r w:rsidR="007A15D1">
          <w:sym w:font="Symbol" w:char="F077"/>
        </w:r>
      </w:ins>
      <w:ins w:id="514" w:author="Edward Dick" w:date="2018-02-24T08:20:00Z">
        <w:r w:rsidR="007A15D1">
          <w:t xml:space="preserve">=0.32) </w:t>
        </w:r>
      </w:ins>
      <w:r>
        <w:t xml:space="preserve">gives distinct parameters to CRS and ERK, while pooling BRG/BDG, OSF/MNT/MRO, and OSB/OLA/OSD. This model uses five parameters to model the ten ports complexes in California. Given the set of candidate models explained above, the BMA procedure weights this model at approximately 32% of the truth. Notice that the only difference among the top four models is in how the port complexes south of </w:t>
      </w:r>
      <w:del w:id="515" w:author="Edward Dick" w:date="2018-02-24T08:22:00Z">
        <w:r w:rsidDel="0074087A">
          <w:delText xml:space="preserve">point </w:delText>
        </w:r>
      </w:del>
      <w:ins w:id="516" w:author="Edward Dick" w:date="2018-02-24T08:22:00Z">
        <w:r w:rsidR="0074087A">
          <w:t>P</w:t>
        </w:r>
        <w:r w:rsidR="0074087A">
          <w:t xml:space="preserve">oint </w:t>
        </w:r>
      </w:ins>
      <w:del w:id="517" w:author="Edward Dick" w:date="2018-02-24T08:22:00Z">
        <w:r w:rsidDel="0074087A">
          <w:delText xml:space="preserve">conception </w:delText>
        </w:r>
      </w:del>
      <w:ins w:id="518" w:author="Edward Dick" w:date="2018-02-24T08:22:00Z">
        <w:r w:rsidR="0074087A">
          <w:t>C</w:t>
        </w:r>
        <w:r w:rsidR="0074087A">
          <w:t xml:space="preserve">onception </w:t>
        </w:r>
      </w:ins>
      <w:r>
        <w:t xml:space="preserve">are handled. In fact, </w:t>
      </w:r>
      <w:del w:id="519" w:author="Edward Dick" w:date="2018-02-24T08:24:00Z">
        <w:r w:rsidDel="0074087A">
          <w:delText xml:space="preserve">when </w:delText>
        </w:r>
      </w:del>
      <w:r>
        <w:t xml:space="preserve">the seven </w:t>
      </w:r>
      <w:del w:id="520" w:author="Edward Dick" w:date="2018-02-24T08:22:00Z">
        <w:r w:rsidDel="0074087A">
          <w:delText>northernly</w:delText>
        </w:r>
      </w:del>
      <w:ins w:id="521" w:author="Edward Dick" w:date="2018-02-24T08:22:00Z">
        <w:r w:rsidR="0074087A">
          <w:t>northerly</w:t>
        </w:r>
      </w:ins>
      <w:r>
        <w:t xml:space="preserve"> port complexes are </w:t>
      </w:r>
      <w:del w:id="522" w:author="Edward Dick" w:date="2018-02-24T08:24:00Z">
        <w:r w:rsidDel="0074087A">
          <w:delText xml:space="preserve">fixed </w:delText>
        </w:r>
      </w:del>
      <w:ins w:id="523" w:author="Edward Dick" w:date="2018-02-24T08:24:00Z">
        <w:r w:rsidR="0074087A">
          <w:t>identically partitioned</w:t>
        </w:r>
        <w:r w:rsidR="0074087A">
          <w:t xml:space="preserve"> </w:t>
        </w:r>
      </w:ins>
      <w:r>
        <w:t xml:space="preserve">in the </w:t>
      </w:r>
      <w:proofErr w:type="spellStart"/>
      <w:ins w:id="524" w:author="Edward Dick" w:date="2018-02-24T08:24:00Z">
        <w:r w:rsidR="0074087A">
          <w:t>the</w:t>
        </w:r>
        <w:proofErr w:type="spellEnd"/>
        <w:r w:rsidR="0074087A">
          <w:t xml:space="preserve"> top four models</w:t>
        </w:r>
        <w:proofErr w:type="gramStart"/>
        <w:r w:rsidR="0074087A">
          <w:t xml:space="preserve">, </w:t>
        </w:r>
      </w:ins>
      <w:proofErr w:type="gramEnd"/>
      <w:del w:id="525" w:author="Edward Dick" w:date="2018-02-24T08:24:00Z">
        <w:r w:rsidDel="0074087A">
          <w:delText>described partitioning</w:delText>
        </w:r>
      </w:del>
      <w:r>
        <w:t xml:space="preserve">, </w:t>
      </w:r>
      <w:del w:id="526" w:author="Edward Dick" w:date="2018-02-24T08:24:00Z">
        <w:r w:rsidDel="0074087A">
          <w:delText xml:space="preserve">the top four models </w:delText>
        </w:r>
      </w:del>
      <w:ins w:id="527" w:author="Edward Dick" w:date="2018-02-24T08:25:00Z">
        <w:r w:rsidR="0074087A">
          <w:t xml:space="preserve">which also </w:t>
        </w:r>
      </w:ins>
      <w:r>
        <w:t xml:space="preserve">represent all of the possible </w:t>
      </w:r>
      <w:proofErr w:type="spellStart"/>
      <w:r>
        <w:t>partitionings</w:t>
      </w:r>
      <w:proofErr w:type="spellEnd"/>
      <w:r>
        <w:t xml:space="preserve"> of the southern three port complexes.</w:t>
      </w:r>
    </w:p>
    <w:p w:rsidR="00E53C87" w:rsidRDefault="000F54D8">
      <w:pPr>
        <w:pStyle w:val="BodyText"/>
      </w:pPr>
      <w:r>
        <w:t xml:space="preserve">In this modeled period it is known that no species composition sampling </w:t>
      </w:r>
      <w:del w:id="528" w:author="Edward Dick" w:date="2018-02-24T08:26:00Z">
        <w:r w:rsidDel="0074087A">
          <w:delText xml:space="preserve">(landings?) </w:delText>
        </w:r>
      </w:del>
      <w:r>
        <w:t xml:space="preserve">was done south of </w:t>
      </w:r>
      <w:del w:id="529" w:author="Edward Dick" w:date="2018-02-24T08:26:00Z">
        <w:r w:rsidDel="0074087A">
          <w:delText xml:space="preserve">point </w:delText>
        </w:r>
      </w:del>
      <w:ins w:id="530" w:author="Edward Dick" w:date="2018-02-24T08:26:00Z">
        <w:r w:rsidR="0074087A">
          <w:t>P</w:t>
        </w:r>
        <w:r w:rsidR="0074087A">
          <w:t xml:space="preserve">oint </w:t>
        </w:r>
      </w:ins>
      <w:del w:id="531" w:author="Edward Dick" w:date="2018-02-24T08:26:00Z">
        <w:r w:rsidDel="0074087A">
          <w:delText>conception</w:delText>
        </w:r>
      </w:del>
      <w:ins w:id="532" w:author="Edward Dick" w:date="2018-02-24T08:26:00Z">
        <w:r w:rsidR="0074087A">
          <w:t>C</w:t>
        </w:r>
        <w:r w:rsidR="0074087A">
          <w:t>onception</w:t>
        </w:r>
      </w:ins>
      <w:r>
        <w:t xml:space="preserve">, thus it is not surprising that these models perform similarly. When no data is present, parameters simply represent place holders for out of sample prediction. Since the port complexes south of </w:t>
      </w:r>
      <w:del w:id="533" w:author="Edward Dick" w:date="2018-02-24T08:27:00Z">
        <w:r w:rsidDel="0074087A">
          <w:delText xml:space="preserve">point </w:delText>
        </w:r>
      </w:del>
      <w:ins w:id="534" w:author="Edward Dick" w:date="2018-02-24T08:27:00Z">
        <w:r w:rsidR="0074087A">
          <w:t>P</w:t>
        </w:r>
        <w:r w:rsidR="0074087A">
          <w:t xml:space="preserve">oint </w:t>
        </w:r>
      </w:ins>
      <w:del w:id="535" w:author="Edward Dick" w:date="2018-02-24T08:27:00Z">
        <w:r w:rsidDel="0074087A">
          <w:delText xml:space="preserve">conception </w:delText>
        </w:r>
      </w:del>
      <w:ins w:id="536" w:author="Edward Dick" w:date="2018-02-24T08:27:00Z">
        <w:r w:rsidR="0074087A">
          <w:t>C</w:t>
        </w:r>
        <w:r w:rsidR="0074087A">
          <w:t xml:space="preserve">onception </w:t>
        </w:r>
      </w:ins>
      <w:r>
        <w:t>are not informed by data, the predictions are identical in these categories. Since the first model makes identical predictions to the following three, and does so using the fewest parameters, i</w:t>
      </w:r>
      <w:ins w:id="537" w:author="Edward Dick" w:date="2018-02-24T08:27:00Z">
        <w:r w:rsidR="0074087A">
          <w:t>t</w:t>
        </w:r>
      </w:ins>
      <w:del w:id="538" w:author="Edward Dick" w:date="2018-02-24T08:27:00Z">
        <w:r w:rsidDel="0074087A">
          <w:delText>s</w:delText>
        </w:r>
      </w:del>
      <w:r>
        <w:t xml:space="preserve"> </w:t>
      </w:r>
      <w:proofErr w:type="spellStart"/>
      <w:r>
        <w:t>is</w:t>
      </w:r>
      <w:proofErr w:type="spellEnd"/>
      <w:r>
        <w:t xml:space="preserve"> correctly identified as the most parsimonious explanation among these data.</w:t>
      </w:r>
    </w:p>
    <w:p w:rsidR="00E53C87" w:rsidRDefault="000F54D8">
      <w:pPr>
        <w:pStyle w:val="BodyText"/>
      </w:pPr>
      <w:del w:id="539" w:author="Edward Dick" w:date="2018-02-24T08:28:00Z">
        <w:r w:rsidDel="00F032DB">
          <w:lastRenderedPageBreak/>
          <w:delText>When c</w:delText>
        </w:r>
      </w:del>
      <w:ins w:id="540" w:author="Edward Dick" w:date="2018-02-24T08:28:00Z">
        <w:r w:rsidR="00F032DB">
          <w:t>C</w:t>
        </w:r>
      </w:ins>
      <w:r>
        <w:t xml:space="preserve">onsidering how the top four model </w:t>
      </w:r>
      <w:del w:id="541" w:author="Edward Dick" w:date="2018-02-24T08:28:00Z">
        <w:r w:rsidDel="00F032DB">
          <w:delText xml:space="preserve">partitionings </w:delText>
        </w:r>
      </w:del>
      <w:ins w:id="542" w:author="Edward Dick" w:date="2018-02-24T08:28:00Z">
        <w:r w:rsidR="00F032DB">
          <w:t>configurations</w:t>
        </w:r>
        <w:r w:rsidR="00F032DB">
          <w:t xml:space="preserve"> </w:t>
        </w:r>
      </w:ins>
      <w:r>
        <w:t xml:space="preserve">share identical structure in the seven </w:t>
      </w:r>
      <w:del w:id="543" w:author="Edward Dick" w:date="2018-02-24T08:28:00Z">
        <w:r w:rsidDel="00BB19C7">
          <w:delText>northernly</w:delText>
        </w:r>
      </w:del>
      <w:ins w:id="544" w:author="Edward Dick" w:date="2018-02-24T08:28:00Z">
        <w:r w:rsidR="00BB19C7">
          <w:t>northerly</w:t>
        </w:r>
      </w:ins>
      <w:r>
        <w:t xml:space="preserve"> port complexes, while exhaustively spanning the candidate partitions south of </w:t>
      </w:r>
      <w:del w:id="545" w:author="Edward Dick" w:date="2018-02-24T08:28:00Z">
        <w:r w:rsidDel="00F032DB">
          <w:delText xml:space="preserve">point </w:delText>
        </w:r>
      </w:del>
      <w:ins w:id="546" w:author="Edward Dick" w:date="2018-02-24T08:28:00Z">
        <w:r w:rsidR="00F032DB">
          <w:t>P</w:t>
        </w:r>
        <w:r w:rsidR="00F032DB">
          <w:t xml:space="preserve">oint </w:t>
        </w:r>
        <w:r w:rsidR="00F032DB">
          <w:t>C</w:t>
        </w:r>
      </w:ins>
      <w:del w:id="547" w:author="Edward Dick" w:date="2018-02-24T08:28:00Z">
        <w:r w:rsidDel="00F032DB">
          <w:delText>c</w:delText>
        </w:r>
      </w:del>
      <w:r>
        <w:t>onception, it is simple to see that BMA assign</w:t>
      </w:r>
      <w:del w:id="548" w:author="Edward Dick" w:date="2018-02-24T08:27:00Z">
        <w:r w:rsidDel="00BB19C7">
          <w:delText>'</w:delText>
        </w:r>
      </w:del>
      <w:r>
        <w:t xml:space="preserve">s approximately 71% marginal probability to the </w:t>
      </w:r>
      <w:del w:id="549" w:author="Edward Dick" w:date="2018-02-24T08:28:00Z">
        <w:r w:rsidDel="00BB19C7">
          <w:delText>northernly</w:delText>
        </w:r>
      </w:del>
      <w:ins w:id="550" w:author="Edward Dick" w:date="2018-02-24T08:28:00Z">
        <w:r w:rsidR="00BB19C7">
          <w:t>northerly</w:t>
        </w:r>
      </w:ins>
      <w:r>
        <w:t xml:space="preserve"> model structure.</w:t>
      </w:r>
    </w:p>
    <w:p w:rsidR="00E53C87" w:rsidRDefault="000F54D8">
      <w:pPr>
        <w:pStyle w:val="BodyText"/>
      </w:pPr>
      <w:r>
        <w:t xml:space="preserve">The results shown here only represent a single market category across the time period 1978-1982. Similar results for other market categories and time periods </w:t>
      </w:r>
      <w:commentRangeStart w:id="551"/>
      <w:r>
        <w:t xml:space="preserve">are provided in the appendix </w:t>
      </w:r>
      <w:commentRangeEnd w:id="551"/>
      <w:r w:rsidR="00F032DB">
        <w:rPr>
          <w:rStyle w:val="CommentReference"/>
        </w:rPr>
        <w:commentReference w:id="551"/>
      </w:r>
      <w:r>
        <w:t>Figure</w:t>
      </w:r>
      <m:oMath>
        <m:r>
          <w:rPr>
            <w:rFonts w:ascii="Cambria Math" w:hAnsi="Cambria Math"/>
          </w:rPr>
          <m:t>(colortables)</m:t>
        </m:r>
      </m:oMath>
      <w:r>
        <w:t>.</w:t>
      </w:r>
    </w:p>
    <w:p w:rsidR="00E53C87" w:rsidRDefault="000F54D8">
      <w:pPr>
        <w:pStyle w:val="Compact"/>
        <w:numPr>
          <w:ilvl w:val="0"/>
          <w:numId w:val="3"/>
        </w:numPr>
      </w:pPr>
      <w:commentRangeStart w:id="552"/>
      <w:proofErr w:type="gramStart"/>
      <w:r>
        <w:t>zero</w:t>
      </w:r>
      <w:proofErr w:type="gramEnd"/>
      <w:r>
        <w:t xml:space="preserve"> landings?</w:t>
      </w:r>
      <w:commentRangeEnd w:id="552"/>
      <w:r w:rsidR="00D62127">
        <w:rPr>
          <w:rStyle w:val="CommentReference"/>
        </w:rPr>
        <w:commentReference w:id="552"/>
      </w:r>
    </w:p>
    <w:p w:rsidR="00E53C87" w:rsidRDefault="000F54D8">
      <w:pPr>
        <w:pStyle w:val="Heading2"/>
      </w:pPr>
      <w:bookmarkStart w:id="553" w:name="prediction"/>
      <w:bookmarkEnd w:id="553"/>
      <w:r>
        <w:t>Prediction</w:t>
      </w:r>
    </w:p>
    <w:p w:rsidR="00E53C87" w:rsidRDefault="000F54D8">
      <w:pPr>
        <w:pStyle w:val="FirstParagraph"/>
      </w:pPr>
      <w:r>
        <w:t xml:space="preserve">Repeatedly fitting model (M4) across port complex </w:t>
      </w:r>
      <w:del w:id="554" w:author="Edward Dick" w:date="2018-02-24T08:33:00Z">
        <w:r w:rsidDel="00211D5E">
          <w:delText xml:space="preserve">partitionings </w:delText>
        </w:r>
      </w:del>
      <w:ins w:id="555" w:author="Edward Dick" w:date="2018-02-24T08:33:00Z">
        <w:r w:rsidR="00211D5E">
          <w:t>configurations</w:t>
        </w:r>
        <w:r w:rsidR="00211D5E">
          <w:t xml:space="preserve"> </w:t>
        </w:r>
      </w:ins>
      <w:r>
        <w:t>and applying the BMA procedure, ultimately provides access to posterior predictive distributions of the species compositions (</w:t>
      </w:r>
      <m:oMath>
        <m:sSubSup>
          <m:sSubSupPr>
            <m:ctrlPr>
              <w:rPr>
                <w:rFonts w:ascii="Cambria Math" w:hAnsi="Cambria Math"/>
              </w:rPr>
            </m:ctrlPr>
          </m:sSubSupPr>
          <m:e>
            <m:r>
              <w:rPr>
                <w:rFonts w:ascii="Cambria Math" w:hAnsi="Cambria Math"/>
              </w:rPr>
              <m:t>π</m:t>
            </m:r>
          </m:e>
          <m:sub>
            <m:r>
              <w:rPr>
                <w:rFonts w:ascii="Cambria Math" w:hAnsi="Cambria Math"/>
              </w:rPr>
              <m:t>j</m:t>
            </m:r>
          </m:sub>
          <m:sup>
            <m:r>
              <w:rPr>
                <w:rFonts w:ascii="Cambria Math" w:hAnsi="Cambria Math"/>
              </w:rPr>
              <m:t>*</m:t>
            </m:r>
          </m:sup>
        </m:sSubSup>
        <m:r>
          <w:rPr>
            <w:rFonts w:ascii="Cambria Math" w:hAnsi="Cambria Math"/>
          </w:rPr>
          <m:t>klmη</m:t>
        </m:r>
      </m:oMath>
      <w:r>
        <w:t>) within a market category and time interval modeled period. A straight forward way to evaluate the performance of the model in each modeled period is to compare the predictions of the model in each modeled period with the actual observations of species compositions from port samplers.</w:t>
      </w:r>
    </w:p>
    <w:p w:rsidR="00E53C87" w:rsidRDefault="00211D5E">
      <w:pPr>
        <w:pStyle w:val="BodyText"/>
      </w:pPr>
      <w:ins w:id="556" w:author="Edward Dick" w:date="2018-02-24T08:34:00Z">
        <w:r>
          <w:t>We evaluated s</w:t>
        </w:r>
      </w:ins>
      <w:del w:id="557" w:author="Edward Dick" w:date="2018-02-24T08:34:00Z">
        <w:r w:rsidR="000F54D8" w:rsidDel="00211D5E">
          <w:delText>S</w:delText>
        </w:r>
      </w:del>
      <w:r w:rsidR="000F54D8">
        <w:t xml:space="preserve">pecies composition posterior predictive distributions </w:t>
      </w:r>
      <w:del w:id="558" w:author="Edward Dick" w:date="2018-02-24T08:34:00Z">
        <w:r w:rsidR="000F54D8" w:rsidDel="00211D5E">
          <w:delText xml:space="preserve">are considered </w:delText>
        </w:r>
      </w:del>
      <w:r w:rsidR="000F54D8">
        <w:t>via HDI at three levels containing 68%, 95%, and 99% of posterior predictive probability. Table</w:t>
      </w:r>
      <m:oMath>
        <m:r>
          <w:rPr>
            <w:rFonts w:ascii="Cambria Math" w:hAnsi="Cambria Math"/>
          </w:rPr>
          <m:t>(Prediction)</m:t>
        </m:r>
      </m:oMath>
      <w:r w:rsidR="000F54D8">
        <w:t xml:space="preserve"> shows the proportion of observed species compositions which existed within the HDI across all strata, of each prediction level, in each modeled period.</w:t>
      </w:r>
      <w:ins w:id="559" w:author="Edward Dick" w:date="2018-02-24T08:35:00Z">
        <w:r>
          <w:t xml:space="preserve"> For example, observed species compositions </w:t>
        </w:r>
      </w:ins>
      <w:ins w:id="560" w:author="Edward Dick" w:date="2018-02-24T08:37:00Z">
        <w:r>
          <w:t>for</w:t>
        </w:r>
      </w:ins>
      <w:ins w:id="561" w:author="Edward Dick" w:date="2018-02-24T08:35:00Z">
        <w:r>
          <w:t xml:space="preserve"> MC 250 </w:t>
        </w:r>
      </w:ins>
      <w:ins w:id="562" w:author="Edward Dick" w:date="2018-02-24T08:37:00Z">
        <w:r>
          <w:t xml:space="preserve">in the 1978-1982 </w:t>
        </w:r>
        <w:proofErr w:type="gramStart"/>
        <w:r>
          <w:t>time</w:t>
        </w:r>
        <w:proofErr w:type="gramEnd"/>
        <w:r>
          <w:t xml:space="preserve"> period fell within the </w:t>
        </w:r>
      </w:ins>
      <w:ins w:id="563" w:author="Edward Dick" w:date="2018-02-24T08:38:00Z">
        <w:r w:rsidR="001C7E4C">
          <w:t xml:space="preserve">68% HDI of the </w:t>
        </w:r>
      </w:ins>
      <w:ins w:id="564" w:author="Edward Dick" w:date="2018-02-24T08:37:00Z">
        <w:r>
          <w:t>p</w:t>
        </w:r>
        <w:r w:rsidR="001C7E4C">
          <w:t>osterior predictive</w:t>
        </w:r>
      </w:ins>
      <w:ins w:id="565" w:author="Edward Dick" w:date="2018-02-24T08:38:00Z">
        <w:r w:rsidR="001C7E4C">
          <w:t xml:space="preserve"> distribution 67.1% of the time (Table X).</w:t>
        </w:r>
      </w:ins>
      <w:ins w:id="566" w:author="Edward Dick" w:date="2018-02-24T08:41:00Z">
        <w:r w:rsidR="001C7E4C">
          <w:t xml:space="preserve"> </w:t>
        </w:r>
      </w:ins>
    </w:p>
    <w:p w:rsidR="00E53C87" w:rsidRDefault="000F54D8">
      <w:pPr>
        <w:pStyle w:val="Compact"/>
        <w:numPr>
          <w:ilvl w:val="0"/>
          <w:numId w:val="4"/>
        </w:numPr>
      </w:pPr>
      <w:commentRangeStart w:id="567"/>
      <w:r>
        <w:t>Should any of these be excluded?</w:t>
      </w:r>
      <w:commentRangeEnd w:id="567"/>
      <w:r w:rsidR="001C7E4C">
        <w:rPr>
          <w:rStyle w:val="CommentReference"/>
        </w:rPr>
        <w:commentReference w:id="567"/>
      </w:r>
    </w:p>
    <w:p w:rsidR="00E53C87" w:rsidRDefault="000F54D8">
      <w:pPr>
        <w:pStyle w:val="Heading3"/>
      </w:pPr>
      <w:bookmarkStart w:id="568" w:name="section"/>
      <w:bookmarkEnd w:id="568"/>
      <w:r>
        <w:t>78-82</w:t>
      </w:r>
    </w:p>
    <w:tbl>
      <w:tblPr>
        <w:tblW w:w="0" w:type="pct"/>
        <w:tblLook w:val="07E0" w:firstRow="1" w:lastRow="1" w:firstColumn="1" w:lastColumn="1" w:noHBand="1" w:noVBand="1"/>
      </w:tblPr>
      <w:tblGrid>
        <w:gridCol w:w="657"/>
        <w:gridCol w:w="878"/>
        <w:gridCol w:w="878"/>
        <w:gridCol w:w="878"/>
      </w:tblGrid>
      <w:tr w:rsidR="00E53C87">
        <w:tc>
          <w:tcPr>
            <w:tcW w:w="0" w:type="auto"/>
            <w:tcBorders>
              <w:bottom w:val="single" w:sz="0" w:space="0" w:color="auto"/>
            </w:tcBorders>
            <w:vAlign w:val="bottom"/>
          </w:tcPr>
          <w:p w:rsidR="00E53C87" w:rsidRDefault="00E53C87"/>
        </w:tc>
        <w:tc>
          <w:tcPr>
            <w:tcW w:w="0" w:type="auto"/>
            <w:tcBorders>
              <w:bottom w:val="single" w:sz="0" w:space="0" w:color="auto"/>
            </w:tcBorders>
            <w:vAlign w:val="bottom"/>
          </w:tcPr>
          <w:p w:rsidR="00E53C87" w:rsidRDefault="000F54D8">
            <w:pPr>
              <w:pStyle w:val="Compact"/>
            </w:pPr>
            <w:r>
              <w:t>68%</w:t>
            </w:r>
          </w:p>
        </w:tc>
        <w:tc>
          <w:tcPr>
            <w:tcW w:w="0" w:type="auto"/>
            <w:tcBorders>
              <w:bottom w:val="single" w:sz="0" w:space="0" w:color="auto"/>
            </w:tcBorders>
            <w:vAlign w:val="bottom"/>
          </w:tcPr>
          <w:p w:rsidR="00E53C87" w:rsidRDefault="000F54D8">
            <w:pPr>
              <w:pStyle w:val="Compact"/>
            </w:pPr>
            <w:r>
              <w:t>95%</w:t>
            </w:r>
          </w:p>
        </w:tc>
        <w:tc>
          <w:tcPr>
            <w:tcW w:w="0" w:type="auto"/>
            <w:tcBorders>
              <w:bottom w:val="single" w:sz="0" w:space="0" w:color="auto"/>
            </w:tcBorders>
            <w:vAlign w:val="bottom"/>
          </w:tcPr>
          <w:p w:rsidR="00E53C87" w:rsidRDefault="000F54D8">
            <w:pPr>
              <w:pStyle w:val="Compact"/>
            </w:pPr>
            <w:r>
              <w:t>99%</w:t>
            </w:r>
          </w:p>
        </w:tc>
      </w:tr>
      <w:tr w:rsidR="00E53C87">
        <w:tc>
          <w:tcPr>
            <w:tcW w:w="0" w:type="auto"/>
          </w:tcPr>
          <w:p w:rsidR="00E53C87" w:rsidRDefault="000F54D8">
            <w:pPr>
              <w:pStyle w:val="Compact"/>
            </w:pPr>
            <w:r>
              <w:t>250</w:t>
            </w:r>
          </w:p>
        </w:tc>
        <w:tc>
          <w:tcPr>
            <w:tcW w:w="0" w:type="auto"/>
          </w:tcPr>
          <w:p w:rsidR="00E53C87" w:rsidRDefault="000F54D8">
            <w:pPr>
              <w:pStyle w:val="Compact"/>
            </w:pPr>
            <w:r>
              <w:t>67.1%</w:t>
            </w:r>
          </w:p>
        </w:tc>
        <w:tc>
          <w:tcPr>
            <w:tcW w:w="0" w:type="auto"/>
          </w:tcPr>
          <w:p w:rsidR="00E53C87" w:rsidRDefault="000F54D8">
            <w:pPr>
              <w:pStyle w:val="Compact"/>
            </w:pPr>
            <w:r>
              <w:t>96.1%</w:t>
            </w:r>
          </w:p>
        </w:tc>
        <w:tc>
          <w:tcPr>
            <w:tcW w:w="0" w:type="auto"/>
          </w:tcPr>
          <w:p w:rsidR="00E53C87" w:rsidRDefault="000F54D8">
            <w:pPr>
              <w:pStyle w:val="Compact"/>
            </w:pPr>
            <w:r>
              <w:t>98.7%</w:t>
            </w:r>
          </w:p>
        </w:tc>
      </w:tr>
      <w:tr w:rsidR="00E53C87">
        <w:tc>
          <w:tcPr>
            <w:tcW w:w="0" w:type="auto"/>
          </w:tcPr>
          <w:p w:rsidR="00E53C87" w:rsidRDefault="000F54D8">
            <w:pPr>
              <w:pStyle w:val="Compact"/>
            </w:pPr>
            <w:r>
              <w:t>253</w:t>
            </w:r>
          </w:p>
        </w:tc>
        <w:tc>
          <w:tcPr>
            <w:tcW w:w="0" w:type="auto"/>
          </w:tcPr>
          <w:p w:rsidR="00E53C87" w:rsidRDefault="000F54D8">
            <w:pPr>
              <w:pStyle w:val="Compact"/>
            </w:pPr>
            <w:r>
              <w:t>67.3%</w:t>
            </w:r>
          </w:p>
        </w:tc>
        <w:tc>
          <w:tcPr>
            <w:tcW w:w="0" w:type="auto"/>
          </w:tcPr>
          <w:p w:rsidR="00E53C87" w:rsidRDefault="000F54D8">
            <w:pPr>
              <w:pStyle w:val="Compact"/>
            </w:pPr>
            <w:r>
              <w:t>96.3%</w:t>
            </w:r>
          </w:p>
        </w:tc>
        <w:tc>
          <w:tcPr>
            <w:tcW w:w="0" w:type="auto"/>
          </w:tcPr>
          <w:p w:rsidR="00E53C87" w:rsidRDefault="000F54D8">
            <w:pPr>
              <w:pStyle w:val="Compact"/>
            </w:pPr>
            <w:r>
              <w:t>98.9%</w:t>
            </w:r>
          </w:p>
        </w:tc>
      </w:tr>
      <w:tr w:rsidR="00E53C87">
        <w:tc>
          <w:tcPr>
            <w:tcW w:w="0" w:type="auto"/>
          </w:tcPr>
          <w:p w:rsidR="00E53C87" w:rsidRDefault="000F54D8">
            <w:pPr>
              <w:pStyle w:val="Compact"/>
            </w:pPr>
            <w:r>
              <w:t>262</w:t>
            </w:r>
          </w:p>
        </w:tc>
        <w:tc>
          <w:tcPr>
            <w:tcW w:w="0" w:type="auto"/>
          </w:tcPr>
          <w:p w:rsidR="00E53C87" w:rsidRDefault="000F54D8">
            <w:pPr>
              <w:pStyle w:val="Compact"/>
            </w:pPr>
            <w:r>
              <w:t>67.4%</w:t>
            </w:r>
          </w:p>
        </w:tc>
        <w:tc>
          <w:tcPr>
            <w:tcW w:w="0" w:type="auto"/>
          </w:tcPr>
          <w:p w:rsidR="00E53C87" w:rsidRDefault="000F54D8">
            <w:pPr>
              <w:pStyle w:val="Compact"/>
            </w:pPr>
            <w:r>
              <w:t>93.8%</w:t>
            </w:r>
          </w:p>
        </w:tc>
        <w:tc>
          <w:tcPr>
            <w:tcW w:w="0" w:type="auto"/>
          </w:tcPr>
          <w:p w:rsidR="00E53C87" w:rsidRDefault="000F54D8">
            <w:pPr>
              <w:pStyle w:val="Compact"/>
            </w:pPr>
            <w:r>
              <w:t>95.3%</w:t>
            </w:r>
          </w:p>
        </w:tc>
      </w:tr>
      <w:tr w:rsidR="00E53C87">
        <w:tc>
          <w:tcPr>
            <w:tcW w:w="0" w:type="auto"/>
          </w:tcPr>
          <w:p w:rsidR="00E53C87" w:rsidRDefault="000F54D8">
            <w:pPr>
              <w:pStyle w:val="Compact"/>
            </w:pPr>
            <w:r>
              <w:t>265</w:t>
            </w:r>
          </w:p>
        </w:tc>
        <w:tc>
          <w:tcPr>
            <w:tcW w:w="0" w:type="auto"/>
          </w:tcPr>
          <w:p w:rsidR="00E53C87" w:rsidRDefault="000F54D8">
            <w:pPr>
              <w:pStyle w:val="Compact"/>
            </w:pPr>
            <w:r>
              <w:t>69.6%</w:t>
            </w:r>
          </w:p>
        </w:tc>
        <w:tc>
          <w:tcPr>
            <w:tcW w:w="0" w:type="auto"/>
          </w:tcPr>
          <w:p w:rsidR="00E53C87" w:rsidRDefault="000F54D8">
            <w:pPr>
              <w:pStyle w:val="Compact"/>
            </w:pPr>
            <w:r>
              <w:t>96.0%</w:t>
            </w:r>
          </w:p>
        </w:tc>
        <w:tc>
          <w:tcPr>
            <w:tcW w:w="0" w:type="auto"/>
          </w:tcPr>
          <w:p w:rsidR="00E53C87" w:rsidRDefault="000F54D8">
            <w:pPr>
              <w:pStyle w:val="Compact"/>
            </w:pPr>
            <w:r>
              <w:t>97.8%</w:t>
            </w:r>
          </w:p>
        </w:tc>
      </w:tr>
      <w:tr w:rsidR="00E53C87">
        <w:tc>
          <w:tcPr>
            <w:tcW w:w="0" w:type="auto"/>
          </w:tcPr>
          <w:p w:rsidR="00E53C87" w:rsidRDefault="000F54D8">
            <w:pPr>
              <w:pStyle w:val="Compact"/>
            </w:pPr>
            <w:r>
              <w:t>269</w:t>
            </w:r>
          </w:p>
        </w:tc>
        <w:tc>
          <w:tcPr>
            <w:tcW w:w="0" w:type="auto"/>
          </w:tcPr>
          <w:p w:rsidR="00E53C87" w:rsidRDefault="000F54D8">
            <w:pPr>
              <w:pStyle w:val="Compact"/>
            </w:pPr>
            <w:r>
              <w:t>68.2%</w:t>
            </w:r>
          </w:p>
        </w:tc>
        <w:tc>
          <w:tcPr>
            <w:tcW w:w="0" w:type="auto"/>
          </w:tcPr>
          <w:p w:rsidR="00E53C87" w:rsidRPr="001C7E4C" w:rsidRDefault="000F54D8">
            <w:pPr>
              <w:pStyle w:val="Compact"/>
              <w:rPr>
                <w:highlight w:val="yellow"/>
                <w:rPrChange w:id="569" w:author="Edward Dick" w:date="2018-02-24T08:40:00Z">
                  <w:rPr/>
                </w:rPrChange>
              </w:rPr>
            </w:pPr>
            <w:r w:rsidRPr="001C7E4C">
              <w:rPr>
                <w:highlight w:val="yellow"/>
                <w:rPrChange w:id="570" w:author="Edward Dick" w:date="2018-02-24T08:40:00Z">
                  <w:rPr/>
                </w:rPrChange>
              </w:rPr>
              <w:t>88.8%</w:t>
            </w:r>
          </w:p>
        </w:tc>
        <w:tc>
          <w:tcPr>
            <w:tcW w:w="0" w:type="auto"/>
          </w:tcPr>
          <w:p w:rsidR="00E53C87" w:rsidRPr="001C7E4C" w:rsidRDefault="000F54D8">
            <w:pPr>
              <w:pStyle w:val="Compact"/>
              <w:rPr>
                <w:highlight w:val="yellow"/>
                <w:rPrChange w:id="571" w:author="Edward Dick" w:date="2018-02-24T08:40:00Z">
                  <w:rPr/>
                </w:rPrChange>
              </w:rPr>
            </w:pPr>
            <w:r w:rsidRPr="001C7E4C">
              <w:rPr>
                <w:highlight w:val="yellow"/>
                <w:rPrChange w:id="572" w:author="Edward Dick" w:date="2018-02-24T08:40:00Z">
                  <w:rPr/>
                </w:rPrChange>
              </w:rPr>
              <w:t>90.2%</w:t>
            </w:r>
          </w:p>
        </w:tc>
      </w:tr>
      <w:tr w:rsidR="00E53C87">
        <w:tc>
          <w:tcPr>
            <w:tcW w:w="0" w:type="auto"/>
          </w:tcPr>
          <w:p w:rsidR="00E53C87" w:rsidRDefault="000F54D8">
            <w:pPr>
              <w:pStyle w:val="Compact"/>
            </w:pPr>
            <w:r>
              <w:t>270</w:t>
            </w:r>
          </w:p>
        </w:tc>
        <w:tc>
          <w:tcPr>
            <w:tcW w:w="0" w:type="auto"/>
          </w:tcPr>
          <w:p w:rsidR="00E53C87" w:rsidRDefault="000F54D8">
            <w:pPr>
              <w:pStyle w:val="Compact"/>
            </w:pPr>
            <w:r>
              <w:t>68.6%</w:t>
            </w:r>
          </w:p>
        </w:tc>
        <w:tc>
          <w:tcPr>
            <w:tcW w:w="0" w:type="auto"/>
          </w:tcPr>
          <w:p w:rsidR="00E53C87" w:rsidRDefault="000F54D8">
            <w:pPr>
              <w:pStyle w:val="Compact"/>
            </w:pPr>
            <w:r>
              <w:t>93.6%</w:t>
            </w:r>
          </w:p>
        </w:tc>
        <w:tc>
          <w:tcPr>
            <w:tcW w:w="0" w:type="auto"/>
          </w:tcPr>
          <w:p w:rsidR="00E53C87" w:rsidRDefault="000F54D8">
            <w:pPr>
              <w:pStyle w:val="Compact"/>
            </w:pPr>
            <w:r>
              <w:t>96.7%</w:t>
            </w:r>
          </w:p>
        </w:tc>
      </w:tr>
      <w:tr w:rsidR="00E53C87">
        <w:tc>
          <w:tcPr>
            <w:tcW w:w="0" w:type="auto"/>
          </w:tcPr>
          <w:p w:rsidR="00E53C87" w:rsidRDefault="000F54D8">
            <w:pPr>
              <w:pStyle w:val="Compact"/>
            </w:pPr>
            <w:r>
              <w:t>956</w:t>
            </w:r>
          </w:p>
        </w:tc>
        <w:tc>
          <w:tcPr>
            <w:tcW w:w="0" w:type="auto"/>
          </w:tcPr>
          <w:p w:rsidR="00E53C87" w:rsidRDefault="000F54D8">
            <w:pPr>
              <w:pStyle w:val="Compact"/>
            </w:pPr>
            <w:r>
              <w:t>68.3%</w:t>
            </w:r>
          </w:p>
        </w:tc>
        <w:tc>
          <w:tcPr>
            <w:tcW w:w="0" w:type="auto"/>
          </w:tcPr>
          <w:p w:rsidR="00E53C87" w:rsidRDefault="000F54D8">
            <w:pPr>
              <w:pStyle w:val="Compact"/>
            </w:pPr>
            <w:r>
              <w:t>96.7%</w:t>
            </w:r>
          </w:p>
        </w:tc>
        <w:tc>
          <w:tcPr>
            <w:tcW w:w="0" w:type="auto"/>
          </w:tcPr>
          <w:p w:rsidR="00E53C87" w:rsidRDefault="000F54D8">
            <w:pPr>
              <w:pStyle w:val="Compact"/>
            </w:pPr>
            <w:r>
              <w:t>99.2%</w:t>
            </w:r>
          </w:p>
        </w:tc>
      </w:tr>
      <w:tr w:rsidR="00E53C87">
        <w:tc>
          <w:tcPr>
            <w:tcW w:w="0" w:type="auto"/>
          </w:tcPr>
          <w:p w:rsidR="00E53C87" w:rsidRDefault="000F54D8">
            <w:pPr>
              <w:pStyle w:val="Compact"/>
            </w:pPr>
            <w:r>
              <w:t>959</w:t>
            </w:r>
          </w:p>
        </w:tc>
        <w:tc>
          <w:tcPr>
            <w:tcW w:w="0" w:type="auto"/>
          </w:tcPr>
          <w:p w:rsidR="00E53C87" w:rsidRDefault="000F54D8">
            <w:pPr>
              <w:pStyle w:val="Compact"/>
            </w:pPr>
            <w:r>
              <w:t>68.5%</w:t>
            </w:r>
          </w:p>
        </w:tc>
        <w:tc>
          <w:tcPr>
            <w:tcW w:w="0" w:type="auto"/>
          </w:tcPr>
          <w:p w:rsidR="00E53C87" w:rsidRDefault="000F54D8">
            <w:pPr>
              <w:pStyle w:val="Compact"/>
            </w:pPr>
            <w:r>
              <w:t>96.3%</w:t>
            </w:r>
          </w:p>
        </w:tc>
        <w:tc>
          <w:tcPr>
            <w:tcW w:w="0" w:type="auto"/>
          </w:tcPr>
          <w:p w:rsidR="00E53C87" w:rsidRDefault="000F54D8">
            <w:pPr>
              <w:pStyle w:val="Compact"/>
            </w:pPr>
            <w:r>
              <w:t>98.1%</w:t>
            </w:r>
          </w:p>
        </w:tc>
      </w:tr>
      <w:tr w:rsidR="00E53C87">
        <w:tc>
          <w:tcPr>
            <w:tcW w:w="0" w:type="auto"/>
          </w:tcPr>
          <w:p w:rsidR="00E53C87" w:rsidRDefault="000F54D8">
            <w:pPr>
              <w:pStyle w:val="Compact"/>
            </w:pPr>
            <w:r>
              <w:t>961</w:t>
            </w:r>
          </w:p>
        </w:tc>
        <w:tc>
          <w:tcPr>
            <w:tcW w:w="0" w:type="auto"/>
          </w:tcPr>
          <w:p w:rsidR="00E53C87" w:rsidRDefault="000F54D8">
            <w:pPr>
              <w:pStyle w:val="Compact"/>
            </w:pPr>
            <w:r>
              <w:t>69.3%</w:t>
            </w:r>
          </w:p>
        </w:tc>
        <w:tc>
          <w:tcPr>
            <w:tcW w:w="0" w:type="auto"/>
          </w:tcPr>
          <w:p w:rsidR="00E53C87" w:rsidRDefault="000F54D8">
            <w:pPr>
              <w:pStyle w:val="Compact"/>
            </w:pPr>
            <w:r>
              <w:t>93.2%</w:t>
            </w:r>
          </w:p>
        </w:tc>
        <w:tc>
          <w:tcPr>
            <w:tcW w:w="0" w:type="auto"/>
          </w:tcPr>
          <w:p w:rsidR="00E53C87" w:rsidRDefault="000F54D8">
            <w:pPr>
              <w:pStyle w:val="Compact"/>
            </w:pPr>
            <w:r>
              <w:t>95.3%</w:t>
            </w:r>
          </w:p>
        </w:tc>
      </w:tr>
      <w:tr w:rsidR="00E53C87">
        <w:tc>
          <w:tcPr>
            <w:tcW w:w="0" w:type="auto"/>
          </w:tcPr>
          <w:p w:rsidR="00E53C87" w:rsidRDefault="000F54D8">
            <w:pPr>
              <w:pStyle w:val="Compact"/>
            </w:pPr>
            <w:r>
              <w:t>AVG</w:t>
            </w:r>
          </w:p>
        </w:tc>
        <w:tc>
          <w:tcPr>
            <w:tcW w:w="0" w:type="auto"/>
          </w:tcPr>
          <w:p w:rsidR="00E53C87" w:rsidRDefault="000F54D8">
            <w:pPr>
              <w:pStyle w:val="Compact"/>
            </w:pPr>
            <w:r>
              <w:t>68.3%</w:t>
            </w:r>
          </w:p>
        </w:tc>
        <w:tc>
          <w:tcPr>
            <w:tcW w:w="0" w:type="auto"/>
          </w:tcPr>
          <w:p w:rsidR="00E53C87" w:rsidRDefault="000F54D8">
            <w:pPr>
              <w:pStyle w:val="Compact"/>
            </w:pPr>
            <w:r>
              <w:t>94.5%</w:t>
            </w:r>
          </w:p>
        </w:tc>
        <w:tc>
          <w:tcPr>
            <w:tcW w:w="0" w:type="auto"/>
          </w:tcPr>
          <w:p w:rsidR="00E53C87" w:rsidRDefault="000F54D8">
            <w:pPr>
              <w:pStyle w:val="Compact"/>
            </w:pPr>
            <w:r>
              <w:t>96.7%</w:t>
            </w:r>
          </w:p>
        </w:tc>
      </w:tr>
    </w:tbl>
    <w:p w:rsidR="00E53C87" w:rsidRDefault="000F54D8">
      <w:pPr>
        <w:pStyle w:val="Heading3"/>
      </w:pPr>
      <w:bookmarkStart w:id="573" w:name="section-1"/>
      <w:bookmarkEnd w:id="573"/>
      <w:commentRangeStart w:id="574"/>
      <w:r>
        <w:lastRenderedPageBreak/>
        <w:t>83-90</w:t>
      </w:r>
      <w:commentRangeEnd w:id="574"/>
      <w:r w:rsidR="00A23F92">
        <w:rPr>
          <w:rStyle w:val="CommentReference"/>
          <w:rFonts w:asciiTheme="minorHAnsi" w:eastAsiaTheme="minorHAnsi" w:hAnsiTheme="minorHAnsi" w:cstheme="minorBidi"/>
          <w:b w:val="0"/>
          <w:bCs w:val="0"/>
          <w:color w:val="auto"/>
        </w:rPr>
        <w:commentReference w:id="574"/>
      </w:r>
    </w:p>
    <w:tbl>
      <w:tblPr>
        <w:tblW w:w="0" w:type="pct"/>
        <w:tblLook w:val="07E0" w:firstRow="1" w:lastRow="1" w:firstColumn="1" w:lastColumn="1" w:noHBand="1" w:noVBand="1"/>
      </w:tblPr>
      <w:tblGrid>
        <w:gridCol w:w="657"/>
        <w:gridCol w:w="878"/>
        <w:gridCol w:w="878"/>
        <w:gridCol w:w="878"/>
      </w:tblGrid>
      <w:tr w:rsidR="00E53C87">
        <w:tc>
          <w:tcPr>
            <w:tcW w:w="0" w:type="auto"/>
            <w:tcBorders>
              <w:bottom w:val="single" w:sz="0" w:space="0" w:color="auto"/>
            </w:tcBorders>
            <w:vAlign w:val="bottom"/>
          </w:tcPr>
          <w:p w:rsidR="00E53C87" w:rsidRDefault="00E53C87"/>
        </w:tc>
        <w:tc>
          <w:tcPr>
            <w:tcW w:w="0" w:type="auto"/>
            <w:tcBorders>
              <w:bottom w:val="single" w:sz="0" w:space="0" w:color="auto"/>
            </w:tcBorders>
            <w:vAlign w:val="bottom"/>
          </w:tcPr>
          <w:p w:rsidR="00E53C87" w:rsidRDefault="000F54D8">
            <w:pPr>
              <w:pStyle w:val="Compact"/>
            </w:pPr>
            <w:r>
              <w:t>68%</w:t>
            </w:r>
          </w:p>
        </w:tc>
        <w:tc>
          <w:tcPr>
            <w:tcW w:w="0" w:type="auto"/>
            <w:tcBorders>
              <w:bottom w:val="single" w:sz="0" w:space="0" w:color="auto"/>
            </w:tcBorders>
            <w:vAlign w:val="bottom"/>
          </w:tcPr>
          <w:p w:rsidR="00E53C87" w:rsidRDefault="000F54D8">
            <w:pPr>
              <w:pStyle w:val="Compact"/>
            </w:pPr>
            <w:r>
              <w:t>95%</w:t>
            </w:r>
          </w:p>
        </w:tc>
        <w:tc>
          <w:tcPr>
            <w:tcW w:w="0" w:type="auto"/>
            <w:tcBorders>
              <w:bottom w:val="single" w:sz="0" w:space="0" w:color="auto"/>
            </w:tcBorders>
            <w:vAlign w:val="bottom"/>
          </w:tcPr>
          <w:p w:rsidR="00E53C87" w:rsidRDefault="000F54D8">
            <w:pPr>
              <w:pStyle w:val="Compact"/>
            </w:pPr>
            <w:r>
              <w:t>99%</w:t>
            </w:r>
          </w:p>
        </w:tc>
      </w:tr>
      <w:tr w:rsidR="00E53C87">
        <w:tc>
          <w:tcPr>
            <w:tcW w:w="0" w:type="auto"/>
          </w:tcPr>
          <w:p w:rsidR="00E53C87" w:rsidRDefault="000F54D8">
            <w:pPr>
              <w:pStyle w:val="Compact"/>
            </w:pPr>
            <w:r>
              <w:t>245</w:t>
            </w:r>
          </w:p>
        </w:tc>
        <w:tc>
          <w:tcPr>
            <w:tcW w:w="0" w:type="auto"/>
          </w:tcPr>
          <w:p w:rsidR="00E53C87" w:rsidRDefault="000F54D8">
            <w:pPr>
              <w:pStyle w:val="Compact"/>
            </w:pPr>
            <w:r>
              <w:t>60.8%</w:t>
            </w:r>
          </w:p>
        </w:tc>
        <w:tc>
          <w:tcPr>
            <w:tcW w:w="0" w:type="auto"/>
          </w:tcPr>
          <w:p w:rsidR="00E53C87" w:rsidRDefault="000F54D8">
            <w:pPr>
              <w:pStyle w:val="Compact"/>
            </w:pPr>
            <w:r>
              <w:t>94.9%</w:t>
            </w:r>
          </w:p>
        </w:tc>
        <w:tc>
          <w:tcPr>
            <w:tcW w:w="0" w:type="auto"/>
          </w:tcPr>
          <w:p w:rsidR="00E53C87" w:rsidRDefault="000F54D8">
            <w:pPr>
              <w:pStyle w:val="Compact"/>
            </w:pPr>
            <w:r>
              <w:t>97.7%</w:t>
            </w:r>
          </w:p>
        </w:tc>
      </w:tr>
      <w:tr w:rsidR="00E53C87">
        <w:tc>
          <w:tcPr>
            <w:tcW w:w="0" w:type="auto"/>
          </w:tcPr>
          <w:p w:rsidR="00E53C87" w:rsidRDefault="000F54D8">
            <w:pPr>
              <w:pStyle w:val="Compact"/>
            </w:pPr>
            <w:r>
              <w:t>250</w:t>
            </w:r>
          </w:p>
        </w:tc>
        <w:tc>
          <w:tcPr>
            <w:tcW w:w="0" w:type="auto"/>
          </w:tcPr>
          <w:p w:rsidR="00E53C87" w:rsidRDefault="000F54D8">
            <w:pPr>
              <w:pStyle w:val="Compact"/>
            </w:pPr>
            <w:r>
              <w:t>68.1%</w:t>
            </w:r>
          </w:p>
        </w:tc>
        <w:tc>
          <w:tcPr>
            <w:tcW w:w="0" w:type="auto"/>
          </w:tcPr>
          <w:p w:rsidR="00E53C87" w:rsidRDefault="000F54D8">
            <w:pPr>
              <w:pStyle w:val="Compact"/>
            </w:pPr>
            <w:r>
              <w:t>96.0%</w:t>
            </w:r>
          </w:p>
        </w:tc>
        <w:tc>
          <w:tcPr>
            <w:tcW w:w="0" w:type="auto"/>
          </w:tcPr>
          <w:p w:rsidR="00E53C87" w:rsidRDefault="000F54D8">
            <w:pPr>
              <w:pStyle w:val="Compact"/>
            </w:pPr>
            <w:r>
              <w:t>99.0%</w:t>
            </w:r>
          </w:p>
        </w:tc>
      </w:tr>
      <w:tr w:rsidR="00E53C87">
        <w:tc>
          <w:tcPr>
            <w:tcW w:w="0" w:type="auto"/>
          </w:tcPr>
          <w:p w:rsidR="00E53C87" w:rsidRDefault="000F54D8">
            <w:pPr>
              <w:pStyle w:val="Compact"/>
            </w:pPr>
            <w:r>
              <w:t>253</w:t>
            </w:r>
          </w:p>
        </w:tc>
        <w:tc>
          <w:tcPr>
            <w:tcW w:w="0" w:type="auto"/>
          </w:tcPr>
          <w:p w:rsidR="00E53C87" w:rsidRDefault="000F54D8">
            <w:pPr>
              <w:pStyle w:val="Compact"/>
            </w:pPr>
            <w:r>
              <w:t>69.3%</w:t>
            </w:r>
          </w:p>
        </w:tc>
        <w:tc>
          <w:tcPr>
            <w:tcW w:w="0" w:type="auto"/>
          </w:tcPr>
          <w:p w:rsidR="00E53C87" w:rsidRDefault="000F54D8">
            <w:pPr>
              <w:pStyle w:val="Compact"/>
            </w:pPr>
            <w:r>
              <w:t>97.1%</w:t>
            </w:r>
          </w:p>
        </w:tc>
        <w:tc>
          <w:tcPr>
            <w:tcW w:w="0" w:type="auto"/>
          </w:tcPr>
          <w:p w:rsidR="00E53C87" w:rsidRDefault="000F54D8">
            <w:pPr>
              <w:pStyle w:val="Compact"/>
            </w:pPr>
            <w:r>
              <w:t>98.9%</w:t>
            </w:r>
          </w:p>
        </w:tc>
      </w:tr>
      <w:tr w:rsidR="00E53C87">
        <w:tc>
          <w:tcPr>
            <w:tcW w:w="0" w:type="auto"/>
          </w:tcPr>
          <w:p w:rsidR="00E53C87" w:rsidRDefault="000F54D8">
            <w:pPr>
              <w:pStyle w:val="Compact"/>
            </w:pPr>
            <w:r>
              <w:t>259</w:t>
            </w:r>
          </w:p>
        </w:tc>
        <w:tc>
          <w:tcPr>
            <w:tcW w:w="0" w:type="auto"/>
          </w:tcPr>
          <w:p w:rsidR="00E53C87" w:rsidRPr="00A23F92" w:rsidRDefault="000F54D8">
            <w:pPr>
              <w:pStyle w:val="Compact"/>
              <w:rPr>
                <w:highlight w:val="yellow"/>
                <w:rPrChange w:id="576" w:author="Edward Dick" w:date="2018-02-24T08:46:00Z">
                  <w:rPr/>
                </w:rPrChange>
              </w:rPr>
            </w:pPr>
            <w:r w:rsidRPr="00A23F92">
              <w:rPr>
                <w:highlight w:val="yellow"/>
                <w:rPrChange w:id="577" w:author="Edward Dick" w:date="2018-02-24T08:46:00Z">
                  <w:rPr/>
                </w:rPrChange>
              </w:rPr>
              <w:t>83.8%</w:t>
            </w:r>
          </w:p>
        </w:tc>
        <w:tc>
          <w:tcPr>
            <w:tcW w:w="0" w:type="auto"/>
          </w:tcPr>
          <w:p w:rsidR="00E53C87" w:rsidRPr="00A23F92" w:rsidRDefault="000F54D8">
            <w:pPr>
              <w:pStyle w:val="Compact"/>
              <w:rPr>
                <w:highlight w:val="yellow"/>
                <w:rPrChange w:id="578" w:author="Edward Dick" w:date="2018-02-24T08:46:00Z">
                  <w:rPr/>
                </w:rPrChange>
              </w:rPr>
            </w:pPr>
            <w:r w:rsidRPr="00A23F92">
              <w:rPr>
                <w:highlight w:val="yellow"/>
                <w:rPrChange w:id="579" w:author="Edward Dick" w:date="2018-02-24T08:46:00Z">
                  <w:rPr/>
                </w:rPrChange>
              </w:rPr>
              <w:t>91.9%</w:t>
            </w:r>
          </w:p>
        </w:tc>
        <w:tc>
          <w:tcPr>
            <w:tcW w:w="0" w:type="auto"/>
          </w:tcPr>
          <w:p w:rsidR="00E53C87" w:rsidRPr="00A23F92" w:rsidRDefault="000F54D8">
            <w:pPr>
              <w:pStyle w:val="Compact"/>
              <w:rPr>
                <w:highlight w:val="yellow"/>
                <w:rPrChange w:id="580" w:author="Edward Dick" w:date="2018-02-24T08:46:00Z">
                  <w:rPr/>
                </w:rPrChange>
              </w:rPr>
            </w:pPr>
            <w:r w:rsidRPr="00A23F92">
              <w:rPr>
                <w:highlight w:val="yellow"/>
                <w:rPrChange w:id="581" w:author="Edward Dick" w:date="2018-02-24T08:46:00Z">
                  <w:rPr/>
                </w:rPrChange>
              </w:rPr>
              <w:t>92.9%</w:t>
            </w:r>
          </w:p>
        </w:tc>
      </w:tr>
      <w:tr w:rsidR="00E53C87">
        <w:tc>
          <w:tcPr>
            <w:tcW w:w="0" w:type="auto"/>
          </w:tcPr>
          <w:p w:rsidR="00E53C87" w:rsidRDefault="000F54D8">
            <w:pPr>
              <w:pStyle w:val="Compact"/>
            </w:pPr>
            <w:r>
              <w:t>262</w:t>
            </w:r>
          </w:p>
        </w:tc>
        <w:tc>
          <w:tcPr>
            <w:tcW w:w="0" w:type="auto"/>
          </w:tcPr>
          <w:p w:rsidR="00E53C87" w:rsidRDefault="000F54D8">
            <w:pPr>
              <w:pStyle w:val="Compact"/>
            </w:pPr>
            <w:r>
              <w:t>68.5%</w:t>
            </w:r>
          </w:p>
        </w:tc>
        <w:tc>
          <w:tcPr>
            <w:tcW w:w="0" w:type="auto"/>
          </w:tcPr>
          <w:p w:rsidR="00E53C87" w:rsidRDefault="000F54D8">
            <w:pPr>
              <w:pStyle w:val="Compact"/>
            </w:pPr>
            <w:r>
              <w:t>95.1%</w:t>
            </w:r>
          </w:p>
        </w:tc>
        <w:tc>
          <w:tcPr>
            <w:tcW w:w="0" w:type="auto"/>
          </w:tcPr>
          <w:p w:rsidR="00E53C87" w:rsidRDefault="000F54D8">
            <w:pPr>
              <w:pStyle w:val="Compact"/>
            </w:pPr>
            <w:r>
              <w:t>95.9%</w:t>
            </w:r>
          </w:p>
        </w:tc>
      </w:tr>
      <w:tr w:rsidR="00E53C87">
        <w:tc>
          <w:tcPr>
            <w:tcW w:w="0" w:type="auto"/>
          </w:tcPr>
          <w:p w:rsidR="00E53C87" w:rsidRDefault="000F54D8">
            <w:pPr>
              <w:pStyle w:val="Compact"/>
            </w:pPr>
            <w:r>
              <w:t>269</w:t>
            </w:r>
          </w:p>
        </w:tc>
        <w:tc>
          <w:tcPr>
            <w:tcW w:w="0" w:type="auto"/>
          </w:tcPr>
          <w:p w:rsidR="00E53C87" w:rsidRDefault="000F54D8">
            <w:pPr>
              <w:pStyle w:val="Compact"/>
            </w:pPr>
            <w:r>
              <w:t>68.6%</w:t>
            </w:r>
          </w:p>
        </w:tc>
        <w:tc>
          <w:tcPr>
            <w:tcW w:w="0" w:type="auto"/>
          </w:tcPr>
          <w:p w:rsidR="00E53C87" w:rsidRDefault="000F54D8">
            <w:pPr>
              <w:pStyle w:val="Compact"/>
            </w:pPr>
            <w:r>
              <w:t>94.2%</w:t>
            </w:r>
          </w:p>
        </w:tc>
        <w:tc>
          <w:tcPr>
            <w:tcW w:w="0" w:type="auto"/>
          </w:tcPr>
          <w:p w:rsidR="00E53C87" w:rsidRDefault="000F54D8">
            <w:pPr>
              <w:pStyle w:val="Compact"/>
            </w:pPr>
            <w:r>
              <w:t>94.7%</w:t>
            </w:r>
          </w:p>
        </w:tc>
      </w:tr>
      <w:tr w:rsidR="00E53C87">
        <w:tc>
          <w:tcPr>
            <w:tcW w:w="0" w:type="auto"/>
          </w:tcPr>
          <w:p w:rsidR="00E53C87" w:rsidRDefault="000F54D8">
            <w:pPr>
              <w:pStyle w:val="Compact"/>
            </w:pPr>
            <w:r>
              <w:t>270</w:t>
            </w:r>
          </w:p>
        </w:tc>
        <w:tc>
          <w:tcPr>
            <w:tcW w:w="0" w:type="auto"/>
          </w:tcPr>
          <w:p w:rsidR="00E53C87" w:rsidRDefault="000F54D8">
            <w:pPr>
              <w:pStyle w:val="Compact"/>
            </w:pPr>
            <w:r>
              <w:t>67.9%</w:t>
            </w:r>
          </w:p>
        </w:tc>
        <w:tc>
          <w:tcPr>
            <w:tcW w:w="0" w:type="auto"/>
          </w:tcPr>
          <w:p w:rsidR="00E53C87" w:rsidRDefault="000F54D8">
            <w:pPr>
              <w:pStyle w:val="Compact"/>
            </w:pPr>
            <w:r>
              <w:t>94.2%</w:t>
            </w:r>
          </w:p>
        </w:tc>
        <w:tc>
          <w:tcPr>
            <w:tcW w:w="0" w:type="auto"/>
          </w:tcPr>
          <w:p w:rsidR="00E53C87" w:rsidRDefault="000F54D8">
            <w:pPr>
              <w:pStyle w:val="Compact"/>
            </w:pPr>
            <w:r>
              <w:t>96.7%</w:t>
            </w:r>
          </w:p>
        </w:tc>
      </w:tr>
      <w:tr w:rsidR="00E53C87">
        <w:tc>
          <w:tcPr>
            <w:tcW w:w="0" w:type="auto"/>
          </w:tcPr>
          <w:p w:rsidR="00E53C87" w:rsidRDefault="000F54D8">
            <w:pPr>
              <w:pStyle w:val="Compact"/>
            </w:pPr>
            <w:r>
              <w:t>663</w:t>
            </w:r>
          </w:p>
        </w:tc>
        <w:tc>
          <w:tcPr>
            <w:tcW w:w="0" w:type="auto"/>
          </w:tcPr>
          <w:p w:rsidR="00E53C87" w:rsidRDefault="000F54D8">
            <w:pPr>
              <w:pStyle w:val="Compact"/>
            </w:pPr>
            <w:r>
              <w:t>68.1%</w:t>
            </w:r>
          </w:p>
        </w:tc>
        <w:tc>
          <w:tcPr>
            <w:tcW w:w="0" w:type="auto"/>
          </w:tcPr>
          <w:p w:rsidR="00E53C87" w:rsidRDefault="000F54D8">
            <w:pPr>
              <w:pStyle w:val="Compact"/>
            </w:pPr>
            <w:r>
              <w:t>94.1%</w:t>
            </w:r>
          </w:p>
        </w:tc>
        <w:tc>
          <w:tcPr>
            <w:tcW w:w="0" w:type="auto"/>
          </w:tcPr>
          <w:p w:rsidR="00E53C87" w:rsidRDefault="000F54D8">
            <w:pPr>
              <w:pStyle w:val="Compact"/>
            </w:pPr>
            <w:r>
              <w:t>96.3%</w:t>
            </w:r>
          </w:p>
        </w:tc>
      </w:tr>
      <w:tr w:rsidR="00E53C87">
        <w:tc>
          <w:tcPr>
            <w:tcW w:w="0" w:type="auto"/>
          </w:tcPr>
          <w:p w:rsidR="00E53C87" w:rsidRDefault="000F54D8">
            <w:pPr>
              <w:pStyle w:val="Compact"/>
            </w:pPr>
            <w:r>
              <w:t>667</w:t>
            </w:r>
          </w:p>
        </w:tc>
        <w:tc>
          <w:tcPr>
            <w:tcW w:w="0" w:type="auto"/>
          </w:tcPr>
          <w:p w:rsidR="00E53C87" w:rsidRDefault="000F54D8">
            <w:pPr>
              <w:pStyle w:val="Compact"/>
            </w:pPr>
            <w:r>
              <w:t>69.4%</w:t>
            </w:r>
          </w:p>
        </w:tc>
        <w:tc>
          <w:tcPr>
            <w:tcW w:w="0" w:type="auto"/>
          </w:tcPr>
          <w:p w:rsidR="00E53C87" w:rsidRDefault="000F54D8">
            <w:pPr>
              <w:pStyle w:val="Compact"/>
            </w:pPr>
            <w:r>
              <w:t>92.5%</w:t>
            </w:r>
          </w:p>
        </w:tc>
        <w:tc>
          <w:tcPr>
            <w:tcW w:w="0" w:type="auto"/>
          </w:tcPr>
          <w:p w:rsidR="00E53C87" w:rsidRDefault="000F54D8">
            <w:pPr>
              <w:pStyle w:val="Compact"/>
            </w:pPr>
            <w:r w:rsidRPr="00A23F92">
              <w:rPr>
                <w:highlight w:val="yellow"/>
                <w:rPrChange w:id="582" w:author="Edward Dick" w:date="2018-02-24T08:46:00Z">
                  <w:rPr/>
                </w:rPrChange>
              </w:rPr>
              <w:t>93.5%</w:t>
            </w:r>
          </w:p>
        </w:tc>
      </w:tr>
      <w:tr w:rsidR="00E53C87">
        <w:tc>
          <w:tcPr>
            <w:tcW w:w="0" w:type="auto"/>
          </w:tcPr>
          <w:p w:rsidR="00E53C87" w:rsidRDefault="000F54D8">
            <w:pPr>
              <w:pStyle w:val="Compact"/>
            </w:pPr>
            <w:r>
              <w:t>956</w:t>
            </w:r>
          </w:p>
        </w:tc>
        <w:tc>
          <w:tcPr>
            <w:tcW w:w="0" w:type="auto"/>
          </w:tcPr>
          <w:p w:rsidR="00E53C87" w:rsidRDefault="000F54D8">
            <w:pPr>
              <w:pStyle w:val="Compact"/>
            </w:pPr>
            <w:r>
              <w:t>67.5%</w:t>
            </w:r>
          </w:p>
        </w:tc>
        <w:tc>
          <w:tcPr>
            <w:tcW w:w="0" w:type="auto"/>
          </w:tcPr>
          <w:p w:rsidR="00E53C87" w:rsidRDefault="000F54D8">
            <w:pPr>
              <w:pStyle w:val="Compact"/>
            </w:pPr>
            <w:r>
              <w:t>96.2%</w:t>
            </w:r>
          </w:p>
        </w:tc>
        <w:tc>
          <w:tcPr>
            <w:tcW w:w="0" w:type="auto"/>
          </w:tcPr>
          <w:p w:rsidR="00E53C87" w:rsidRDefault="000F54D8">
            <w:pPr>
              <w:pStyle w:val="Compact"/>
            </w:pPr>
            <w:r>
              <w:t>99.0%</w:t>
            </w:r>
          </w:p>
        </w:tc>
      </w:tr>
      <w:tr w:rsidR="00E53C87">
        <w:tc>
          <w:tcPr>
            <w:tcW w:w="0" w:type="auto"/>
          </w:tcPr>
          <w:p w:rsidR="00E53C87" w:rsidRDefault="000F54D8">
            <w:pPr>
              <w:pStyle w:val="Compact"/>
            </w:pPr>
            <w:r>
              <w:t>959</w:t>
            </w:r>
          </w:p>
        </w:tc>
        <w:tc>
          <w:tcPr>
            <w:tcW w:w="0" w:type="auto"/>
          </w:tcPr>
          <w:p w:rsidR="00E53C87" w:rsidRDefault="000F54D8">
            <w:pPr>
              <w:pStyle w:val="Compact"/>
            </w:pPr>
            <w:r>
              <w:t>67.4%</w:t>
            </w:r>
          </w:p>
        </w:tc>
        <w:tc>
          <w:tcPr>
            <w:tcW w:w="0" w:type="auto"/>
          </w:tcPr>
          <w:p w:rsidR="00E53C87" w:rsidRDefault="000F54D8">
            <w:pPr>
              <w:pStyle w:val="Compact"/>
            </w:pPr>
            <w:r>
              <w:t>96.4%</w:t>
            </w:r>
          </w:p>
        </w:tc>
        <w:tc>
          <w:tcPr>
            <w:tcW w:w="0" w:type="auto"/>
          </w:tcPr>
          <w:p w:rsidR="00E53C87" w:rsidRDefault="000F54D8">
            <w:pPr>
              <w:pStyle w:val="Compact"/>
            </w:pPr>
            <w:r>
              <w:t>99.0%</w:t>
            </w:r>
          </w:p>
        </w:tc>
      </w:tr>
      <w:tr w:rsidR="00E53C87">
        <w:tc>
          <w:tcPr>
            <w:tcW w:w="0" w:type="auto"/>
          </w:tcPr>
          <w:p w:rsidR="00E53C87" w:rsidRDefault="000F54D8">
            <w:pPr>
              <w:pStyle w:val="Compact"/>
            </w:pPr>
            <w:r>
              <w:t>960</w:t>
            </w:r>
          </w:p>
        </w:tc>
        <w:tc>
          <w:tcPr>
            <w:tcW w:w="0" w:type="auto"/>
          </w:tcPr>
          <w:p w:rsidR="00E53C87" w:rsidRDefault="000F54D8">
            <w:pPr>
              <w:pStyle w:val="Compact"/>
            </w:pPr>
            <w:r>
              <w:t>68.0%</w:t>
            </w:r>
          </w:p>
        </w:tc>
        <w:tc>
          <w:tcPr>
            <w:tcW w:w="0" w:type="auto"/>
          </w:tcPr>
          <w:p w:rsidR="00E53C87" w:rsidRDefault="000F54D8">
            <w:pPr>
              <w:pStyle w:val="Compact"/>
            </w:pPr>
            <w:r>
              <w:t>96.1%</w:t>
            </w:r>
          </w:p>
        </w:tc>
        <w:tc>
          <w:tcPr>
            <w:tcW w:w="0" w:type="auto"/>
          </w:tcPr>
          <w:p w:rsidR="00E53C87" w:rsidRDefault="000F54D8">
            <w:pPr>
              <w:pStyle w:val="Compact"/>
            </w:pPr>
            <w:r>
              <w:t>98.6%</w:t>
            </w:r>
          </w:p>
        </w:tc>
      </w:tr>
      <w:tr w:rsidR="00E53C87">
        <w:tc>
          <w:tcPr>
            <w:tcW w:w="0" w:type="auto"/>
          </w:tcPr>
          <w:p w:rsidR="00E53C87" w:rsidRDefault="000F54D8">
            <w:pPr>
              <w:pStyle w:val="Compact"/>
            </w:pPr>
            <w:r>
              <w:t>961</w:t>
            </w:r>
          </w:p>
        </w:tc>
        <w:tc>
          <w:tcPr>
            <w:tcW w:w="0" w:type="auto"/>
          </w:tcPr>
          <w:p w:rsidR="00E53C87" w:rsidRDefault="000F54D8">
            <w:pPr>
              <w:pStyle w:val="Compact"/>
            </w:pPr>
            <w:r>
              <w:t>68.6%</w:t>
            </w:r>
          </w:p>
        </w:tc>
        <w:tc>
          <w:tcPr>
            <w:tcW w:w="0" w:type="auto"/>
          </w:tcPr>
          <w:p w:rsidR="00E53C87" w:rsidRDefault="000F54D8">
            <w:pPr>
              <w:pStyle w:val="Compact"/>
            </w:pPr>
            <w:r>
              <w:t>94.6%</w:t>
            </w:r>
          </w:p>
        </w:tc>
        <w:tc>
          <w:tcPr>
            <w:tcW w:w="0" w:type="auto"/>
          </w:tcPr>
          <w:p w:rsidR="00E53C87" w:rsidRDefault="000F54D8">
            <w:pPr>
              <w:pStyle w:val="Compact"/>
            </w:pPr>
            <w:r>
              <w:t>97.8%</w:t>
            </w:r>
          </w:p>
        </w:tc>
      </w:tr>
      <w:tr w:rsidR="00E53C87">
        <w:tc>
          <w:tcPr>
            <w:tcW w:w="0" w:type="auto"/>
          </w:tcPr>
          <w:p w:rsidR="00E53C87" w:rsidRDefault="000F54D8">
            <w:pPr>
              <w:pStyle w:val="Compact"/>
            </w:pPr>
            <w:r>
              <w:t>AVG</w:t>
            </w:r>
          </w:p>
        </w:tc>
        <w:tc>
          <w:tcPr>
            <w:tcW w:w="0" w:type="auto"/>
          </w:tcPr>
          <w:p w:rsidR="00E53C87" w:rsidRDefault="000F54D8">
            <w:pPr>
              <w:pStyle w:val="Compact"/>
            </w:pPr>
            <w:r>
              <w:t>68.9%</w:t>
            </w:r>
          </w:p>
        </w:tc>
        <w:tc>
          <w:tcPr>
            <w:tcW w:w="0" w:type="auto"/>
          </w:tcPr>
          <w:p w:rsidR="00E53C87" w:rsidRDefault="000F54D8">
            <w:pPr>
              <w:pStyle w:val="Compact"/>
            </w:pPr>
            <w:r>
              <w:t>94.9%</w:t>
            </w:r>
          </w:p>
        </w:tc>
        <w:tc>
          <w:tcPr>
            <w:tcW w:w="0" w:type="auto"/>
          </w:tcPr>
          <w:p w:rsidR="00E53C87" w:rsidRDefault="000F54D8">
            <w:pPr>
              <w:pStyle w:val="Compact"/>
            </w:pPr>
            <w:r>
              <w:t>96.9%</w:t>
            </w:r>
          </w:p>
        </w:tc>
      </w:tr>
    </w:tbl>
    <w:p w:rsidR="00E53C87" w:rsidRDefault="000F54D8">
      <w:pPr>
        <w:pStyle w:val="BodyText"/>
      </w:pPr>
      <w:r>
        <w:t>Table</w:t>
      </w:r>
      <m:oMath>
        <m:r>
          <w:rPr>
            <w:rFonts w:ascii="Cambria Math" w:hAnsi="Cambria Math"/>
          </w:rPr>
          <m:t>(Prediction)</m:t>
        </m:r>
      </m:oMath>
      <w:r>
        <w:t xml:space="preserve"> largely shows that the observed proportion of predicted samples aligns appropriately with the predictions made by the model. Considering the average performance across market categories at each prediction level, it appears that prediction is mostly appropriate with the possible exception of the 99% prediction level. The 99% prediction level appears to slightly under-predict on average, indicating that predictive distributions are slightly lighter in the far tails than the data.</w:t>
      </w:r>
    </w:p>
    <w:p w:rsidR="00E53C87" w:rsidRDefault="000F54D8">
      <w:pPr>
        <w:pStyle w:val="Compact"/>
        <w:numPr>
          <w:ilvl w:val="0"/>
          <w:numId w:val="5"/>
        </w:numPr>
      </w:pPr>
      <w:commentRangeStart w:id="583"/>
      <w:proofErr w:type="gramStart"/>
      <w:r>
        <w:t>tails</w:t>
      </w:r>
      <w:proofErr w:type="gramEnd"/>
      <w:r>
        <w:t xml:space="preserve"> lighter due to </w:t>
      </w:r>
      <w:proofErr w:type="spellStart"/>
      <w:r>
        <w:t>inla</w:t>
      </w:r>
      <w:proofErr w:type="spellEnd"/>
      <w:r>
        <w:t>?</w:t>
      </w:r>
    </w:p>
    <w:p w:rsidR="00E53C87" w:rsidRDefault="000F54D8">
      <w:pPr>
        <w:pStyle w:val="Compact"/>
        <w:numPr>
          <w:ilvl w:val="1"/>
          <w:numId w:val="6"/>
        </w:numPr>
      </w:pPr>
      <w:r>
        <w:t>higher degree Laplace approximation will better capture higher moments of data and thus may better capture information in the tails</w:t>
      </w:r>
      <w:commentRangeEnd w:id="583"/>
      <w:r w:rsidR="001C7E4C">
        <w:rPr>
          <w:rStyle w:val="CommentReference"/>
        </w:rPr>
        <w:commentReference w:id="583"/>
      </w:r>
    </w:p>
    <w:p w:rsidR="00E53C87" w:rsidRDefault="000F54D8">
      <w:pPr>
        <w:pStyle w:val="Heading2"/>
      </w:pPr>
      <w:bookmarkStart w:id="584" w:name="nuisance-parameters"/>
      <w:bookmarkEnd w:id="584"/>
      <w:r>
        <w:t>Nuisance Parameters</w:t>
      </w:r>
    </w:p>
    <w:p w:rsidR="00E53C87" w:rsidRDefault="000F54D8">
      <w:pPr>
        <w:pStyle w:val="Heading3"/>
      </w:pPr>
      <w:bookmarkStart w:id="585" w:name="section-2"/>
      <w:bookmarkEnd w:id="585"/>
      <w:r>
        <w:t>78-82</w:t>
      </w:r>
    </w:p>
    <w:p w:rsidR="00E53C87" w:rsidRDefault="000F54D8">
      <w:pPr>
        <w:pStyle w:val="Heading4"/>
      </w:pPr>
      <w:bookmarkStart w:id="586" w:name="rho"/>
      <w:bookmarkEnd w:id="586"/>
      <m:oMathPara>
        <m:oMath>
          <m:r>
            <m:rPr>
              <m:sty m:val="bi"/>
            </m:rPr>
            <w:rPr>
              <w:rFonts w:ascii="Cambria Math" w:hAnsi="Cambria Math"/>
            </w:rPr>
            <m:t>ρ</m:t>
          </m:r>
        </m:oMath>
      </m:oMathPara>
    </w:p>
    <w:p w:rsidR="00E53C87" w:rsidRDefault="000F54D8">
      <w:pPr>
        <w:pStyle w:val="Heading4"/>
      </w:pPr>
      <w:bookmarkStart w:id="587" w:name="v"/>
      <w:bookmarkEnd w:id="587"/>
      <m:oMathPara>
        <m:oMath>
          <m:r>
            <m:rPr>
              <m:sty m:val="bi"/>
            </m:rPr>
            <w:rPr>
              <w:rFonts w:ascii="Cambria Math" w:hAnsi="Cambria Math"/>
            </w:rPr>
            <m:t>v</m:t>
          </m:r>
        </m:oMath>
      </m:oMathPara>
    </w:p>
    <w:p w:rsidR="00E53C87" w:rsidRDefault="000F54D8">
      <w:pPr>
        <w:pStyle w:val="Heading3"/>
      </w:pPr>
      <w:bookmarkStart w:id="588" w:name="section-3"/>
      <w:bookmarkEnd w:id="588"/>
      <w:r>
        <w:t>83-90</w:t>
      </w:r>
    </w:p>
    <w:p w:rsidR="00E53C87" w:rsidRDefault="000F54D8">
      <w:pPr>
        <w:pStyle w:val="Heading4"/>
      </w:pPr>
      <w:bookmarkStart w:id="589" w:name="rho-1"/>
      <w:bookmarkEnd w:id="589"/>
      <m:oMathPara>
        <m:oMath>
          <m:r>
            <m:rPr>
              <m:sty m:val="bi"/>
            </m:rPr>
            <w:rPr>
              <w:rFonts w:ascii="Cambria Math" w:hAnsi="Cambria Math"/>
            </w:rPr>
            <m:t>ρ</m:t>
          </m:r>
        </m:oMath>
      </m:oMathPara>
    </w:p>
    <w:p w:rsidR="00E53C87" w:rsidRDefault="000F54D8">
      <w:pPr>
        <w:pStyle w:val="Compact"/>
        <w:numPr>
          <w:ilvl w:val="0"/>
          <w:numId w:val="7"/>
        </w:numPr>
      </w:pPr>
      <w:proofErr w:type="gramStart"/>
      <w:r>
        <w:t>high</w:t>
      </w:r>
      <w:proofErr w:type="gramEnd"/>
      <w:r>
        <w:t xml:space="preserve"> </w:t>
      </w:r>
      <m:oMath>
        <m:r>
          <w:rPr>
            <w:rFonts w:ascii="Cambria Math" w:hAnsi="Cambria Math"/>
          </w:rPr>
          <m:t>ρ</m:t>
        </m:r>
      </m:oMath>
      <w:r>
        <w:t xml:space="preserve"> in 259 and over prediction in 259?</w:t>
      </w:r>
    </w:p>
    <w:p w:rsidR="00E53C87" w:rsidRDefault="000F54D8">
      <w:pPr>
        <w:pStyle w:val="Compact"/>
        <w:numPr>
          <w:ilvl w:val="0"/>
          <w:numId w:val="7"/>
        </w:numPr>
      </w:pPr>
      <w:proofErr w:type="gramStart"/>
      <w:r>
        <w:t>lower</w:t>
      </w:r>
      <w:proofErr w:type="gramEnd"/>
      <w:r>
        <w:t xml:space="preserve"> rho might predict more appropriately?</w:t>
      </w:r>
    </w:p>
    <w:p w:rsidR="00E53C87" w:rsidRDefault="000F54D8">
      <w:pPr>
        <w:pStyle w:val="Heading4"/>
      </w:pPr>
      <w:bookmarkStart w:id="590" w:name="v-1"/>
      <w:bookmarkEnd w:id="590"/>
      <m:oMathPara>
        <m:oMath>
          <m:r>
            <m:rPr>
              <m:sty m:val="bi"/>
            </m:rPr>
            <w:rPr>
              <w:rFonts w:ascii="Cambria Math" w:hAnsi="Cambria Math"/>
            </w:rPr>
            <w:lastRenderedPageBreak/>
            <m:t>v</m:t>
          </m:r>
        </m:oMath>
      </m:oMathPara>
    </w:p>
    <w:p w:rsidR="00E53C87" w:rsidRDefault="000F54D8">
      <w:pPr>
        <w:pStyle w:val="Compact"/>
        <w:numPr>
          <w:ilvl w:val="0"/>
          <w:numId w:val="8"/>
        </w:numPr>
      </w:pPr>
      <w:r>
        <w:t>Degree of smoothing (hierarchical parameters, rho)</w:t>
      </w:r>
    </w:p>
    <w:p w:rsidR="00E53C87" w:rsidRDefault="000F54D8">
      <w:pPr>
        <w:pStyle w:val="Compact"/>
        <w:numPr>
          <w:ilvl w:val="0"/>
          <w:numId w:val="8"/>
        </w:numPr>
      </w:pPr>
      <w:r>
        <w:t>Report mean/variance of example</w:t>
      </w:r>
    </w:p>
    <w:p w:rsidR="00E53C87" w:rsidRDefault="000F54D8">
      <w:pPr>
        <w:pStyle w:val="Compact"/>
        <w:numPr>
          <w:ilvl w:val="0"/>
          <w:numId w:val="8"/>
        </w:numPr>
      </w:pPr>
      <w:r>
        <w:t xml:space="preserve">Add </w:t>
      </w:r>
      <m:oMath>
        <m:r>
          <w:rPr>
            <w:rFonts w:ascii="Cambria Math" w:hAnsi="Cambria Math"/>
          </w:rPr>
          <m:t>v</m:t>
        </m:r>
      </m:oMath>
      <w:r>
        <w:t xml:space="preserve"> and </w:t>
      </w:r>
      <m:oMath>
        <m:r>
          <w:rPr>
            <w:rFonts w:ascii="Cambria Math" w:hAnsi="Cambria Math"/>
          </w:rPr>
          <m:t>ρ</m:t>
        </m:r>
      </m:oMath>
      <w:r>
        <w:t xml:space="preserve"> tables across all runs</w:t>
      </w:r>
    </w:p>
    <w:p w:rsidR="00E53C87" w:rsidRDefault="000F54D8">
      <w:pPr>
        <w:pStyle w:val="Heading1"/>
      </w:pPr>
      <w:bookmarkStart w:id="591" w:name="discussion"/>
      <w:bookmarkEnd w:id="591"/>
      <w:r>
        <w:lastRenderedPageBreak/>
        <w:t>Discussion</w:t>
      </w:r>
    </w:p>
    <w:p w:rsidR="00E53C87" w:rsidRDefault="000F54D8">
      <w:pPr>
        <w:pStyle w:val="Heading1"/>
      </w:pPr>
      <w:bookmarkStart w:id="592" w:name="appendix"/>
      <w:bookmarkEnd w:id="592"/>
      <w:r>
        <w:t>Appendix</w:t>
      </w:r>
    </w:p>
    <w:p w:rsidR="00E53C87" w:rsidRDefault="000F54D8">
      <w:pPr>
        <w:pStyle w:val="FirstParagraph"/>
      </w:pPr>
      <w:r>
        <w:rPr>
          <w:noProof/>
        </w:rPr>
        <w:drawing>
          <wp:inline distT="0" distB="0" distL="0" distR="0">
            <wp:extent cx="5334000" cy="690282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ictures/mockUp.png"/>
                    <pic:cNvPicPr>
                      <a:picLocks noChangeAspect="1" noChangeArrowheads="1"/>
                    </pic:cNvPicPr>
                  </pic:nvPicPr>
                  <pic:blipFill>
                    <a:blip r:embed="rId17"/>
                    <a:stretch>
                      <a:fillRect/>
                    </a:stretch>
                  </pic:blipFill>
                  <pic:spPr bwMode="auto">
                    <a:xfrm>
                      <a:off x="0" y="0"/>
                      <a:ext cx="5334000" cy="6902823"/>
                    </a:xfrm>
                    <a:prstGeom prst="rect">
                      <a:avLst/>
                    </a:prstGeom>
                    <a:noFill/>
                    <a:ln w="9525">
                      <a:noFill/>
                      <a:headEnd/>
                      <a:tailEnd/>
                    </a:ln>
                  </pic:spPr>
                </pic:pic>
              </a:graphicData>
            </a:graphic>
          </wp:inline>
        </w:drawing>
      </w:r>
      <w:r>
        <w:t xml:space="preserve"> </w:t>
      </w:r>
    </w:p>
    <w:p w:rsidR="00E53C87" w:rsidRDefault="000F54D8">
      <w:pPr>
        <w:pStyle w:val="BodyText"/>
      </w:pPr>
      <w:r>
        <w:rPr>
          <w:noProof/>
        </w:rPr>
        <w:lastRenderedPageBreak/>
        <w:drawing>
          <wp:inline distT="0" distB="0" distL="0" distR="0">
            <wp:extent cx="3810000" cy="2540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1.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extent cx="3810000" cy="254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2.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lastRenderedPageBreak/>
        <w:drawing>
          <wp:inline distT="0" distB="0" distL="0" distR="0">
            <wp:extent cx="3810000" cy="2540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3.pd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rPr>
          <w:noProof/>
        </w:rPr>
        <w:drawing>
          <wp:inline distT="0" distB="0" distL="0" distR="0">
            <wp:extent cx="3810000" cy="2540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ictures/latexTableCompress4.pd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rsidR="00E53C87" w:rsidRDefault="000F54D8">
      <w:pPr>
        <w:pStyle w:val="Heading1"/>
      </w:pPr>
      <w:bookmarkStart w:id="593" w:name="discussion-1"/>
      <w:bookmarkEnd w:id="593"/>
      <w:r>
        <w:t>Discussion</w:t>
      </w:r>
    </w:p>
    <w:p w:rsidR="00E53C87" w:rsidRDefault="000F54D8">
      <w:pPr>
        <w:numPr>
          <w:ilvl w:val="0"/>
          <w:numId w:val="9"/>
        </w:numPr>
      </w:pPr>
      <w:r>
        <w:t>Variance Estimates; Justify Model based statistics</w:t>
      </w:r>
    </w:p>
    <w:p w:rsidR="00E53C87" w:rsidRDefault="000F54D8">
      <w:pPr>
        <w:numPr>
          <w:ilvl w:val="0"/>
          <w:numId w:val="9"/>
        </w:numPr>
      </w:pPr>
      <w:proofErr w:type="spellStart"/>
      <w:r>
        <w:t>Biase</w:t>
      </w:r>
      <w:proofErr w:type="spellEnd"/>
      <w:r>
        <w:t>/Variance trade off; hierarchical modeling</w:t>
      </w:r>
    </w:p>
    <w:p w:rsidR="00E53C87" w:rsidRDefault="000F54D8">
      <w:pPr>
        <w:numPr>
          <w:ilvl w:val="0"/>
          <w:numId w:val="9"/>
        </w:numPr>
      </w:pPr>
      <w:r>
        <w:t>Model averaging</w:t>
      </w:r>
    </w:p>
    <w:p w:rsidR="00E53C87" w:rsidRDefault="000F54D8">
      <w:pPr>
        <w:pStyle w:val="Compact"/>
        <w:numPr>
          <w:ilvl w:val="0"/>
          <w:numId w:val="9"/>
        </w:numPr>
      </w:pPr>
      <w:r>
        <w:t>Looking Forward</w:t>
      </w:r>
    </w:p>
    <w:p w:rsidR="00E53C87" w:rsidRDefault="000F54D8">
      <w:pPr>
        <w:pStyle w:val="Compact"/>
        <w:numPr>
          <w:ilvl w:val="1"/>
          <w:numId w:val="10"/>
        </w:numPr>
      </w:pPr>
      <w:r>
        <w:t>forecasting/hindcasting</w:t>
      </w:r>
    </w:p>
    <w:p w:rsidR="00E53C87" w:rsidRDefault="000F54D8">
      <w:pPr>
        <w:pStyle w:val="Compact"/>
        <w:numPr>
          <w:ilvl w:val="2"/>
          <w:numId w:val="11"/>
        </w:numPr>
      </w:pPr>
      <w:r>
        <w:t>simple</w:t>
      </w:r>
    </w:p>
    <w:p w:rsidR="00E53C87" w:rsidRDefault="000F54D8">
      <w:pPr>
        <w:pStyle w:val="Compact"/>
        <w:numPr>
          <w:ilvl w:val="2"/>
          <w:numId w:val="11"/>
        </w:numPr>
      </w:pPr>
      <w:r>
        <w:t>time series models</w:t>
      </w:r>
    </w:p>
    <w:p w:rsidR="00E53C87" w:rsidRDefault="000F54D8">
      <w:pPr>
        <w:pStyle w:val="Compact"/>
        <w:numPr>
          <w:ilvl w:val="1"/>
          <w:numId w:val="10"/>
        </w:numPr>
      </w:pPr>
      <w:r>
        <w:t>more computation faster</w:t>
      </w:r>
    </w:p>
    <w:p w:rsidR="00E53C87" w:rsidRDefault="000F54D8">
      <w:pPr>
        <w:pStyle w:val="Compact"/>
        <w:numPr>
          <w:ilvl w:val="2"/>
          <w:numId w:val="12"/>
        </w:numPr>
      </w:pPr>
      <w:r>
        <w:t>broader model exploration</w:t>
      </w:r>
    </w:p>
    <w:p w:rsidR="00E53C87" w:rsidRDefault="000F54D8">
      <w:pPr>
        <w:pStyle w:val="Compact"/>
        <w:numPr>
          <w:ilvl w:val="2"/>
          <w:numId w:val="12"/>
        </w:numPr>
      </w:pPr>
      <w:r>
        <w:t>broader spatial expansion</w:t>
      </w:r>
    </w:p>
    <w:p w:rsidR="00E53C87" w:rsidRDefault="000F54D8">
      <w:pPr>
        <w:pStyle w:val="Compact"/>
        <w:numPr>
          <w:ilvl w:val="1"/>
          <w:numId w:val="10"/>
        </w:numPr>
      </w:pPr>
      <w:r>
        <w:t>Hierarchical Spatial Models</w:t>
      </w:r>
    </w:p>
    <w:p w:rsidR="0039014F" w:rsidRDefault="000F54D8">
      <w:pPr>
        <w:pStyle w:val="Compact"/>
        <w:numPr>
          <w:ilvl w:val="1"/>
          <w:numId w:val="10"/>
        </w:numPr>
        <w:rPr>
          <w:ins w:id="594" w:author="Edward Dick" w:date="2018-02-21T15:02:00Z"/>
        </w:rPr>
        <w:pPrChange w:id="595" w:author="Edward Dick" w:date="2018-02-21T15:02:00Z">
          <w:pPr>
            <w:numPr>
              <w:numId w:val="10"/>
            </w:numPr>
            <w:tabs>
              <w:tab w:val="num" w:pos="0"/>
            </w:tabs>
            <w:ind w:left="480" w:hanging="480"/>
          </w:pPr>
        </w:pPrChange>
      </w:pPr>
      <w:r>
        <w:lastRenderedPageBreak/>
        <w:t>DP Models</w:t>
      </w:r>
    </w:p>
    <w:p w:rsidR="0039014F" w:rsidRDefault="0039014F">
      <w:pPr>
        <w:rPr>
          <w:ins w:id="596" w:author="Edward Dick" w:date="2018-02-21T15:02:00Z"/>
        </w:rPr>
        <w:pPrChange w:id="597" w:author="Edward Dick" w:date="2018-02-21T15:03:00Z">
          <w:pPr>
            <w:numPr>
              <w:numId w:val="10"/>
            </w:numPr>
            <w:tabs>
              <w:tab w:val="num" w:pos="0"/>
            </w:tabs>
            <w:ind w:left="480" w:hanging="480"/>
          </w:pPr>
        </w:pPrChange>
      </w:pPr>
    </w:p>
    <w:p w:rsidR="0039014F" w:rsidRDefault="0039014F">
      <w:pPr>
        <w:numPr>
          <w:ilvl w:val="0"/>
          <w:numId w:val="10"/>
        </w:numPr>
        <w:rPr>
          <w:ins w:id="598" w:author="Edward Dick" w:date="2018-02-21T15:04:00Z"/>
        </w:rPr>
        <w:pPrChange w:id="599" w:author="Edward Dick" w:date="2018-02-21T15:03:00Z">
          <w:pPr>
            <w:pStyle w:val="Compact"/>
            <w:numPr>
              <w:ilvl w:val="1"/>
              <w:numId w:val="10"/>
            </w:numPr>
            <w:tabs>
              <w:tab w:val="num" w:pos="720"/>
            </w:tabs>
            <w:ind w:left="1200" w:hanging="480"/>
          </w:pPr>
        </w:pPrChange>
      </w:pPr>
      <w:ins w:id="600" w:author="Edward Dick" w:date="2018-02-21T15:03:00Z">
        <w:r>
          <w:t>We treat the fish tickets as a census (total landed weight could be biased)</w:t>
        </w:r>
      </w:ins>
    </w:p>
    <w:p w:rsidR="0039014F" w:rsidRDefault="004743E5">
      <w:pPr>
        <w:numPr>
          <w:ilvl w:val="0"/>
          <w:numId w:val="10"/>
        </w:numPr>
        <w:pPrChange w:id="601" w:author="Edward Dick" w:date="2018-02-21T15:03:00Z">
          <w:pPr>
            <w:pStyle w:val="Compact"/>
            <w:numPr>
              <w:ilvl w:val="1"/>
              <w:numId w:val="10"/>
            </w:numPr>
            <w:tabs>
              <w:tab w:val="num" w:pos="720"/>
            </w:tabs>
            <w:ind w:left="1200" w:hanging="480"/>
          </w:pPr>
        </w:pPrChange>
      </w:pPr>
      <w:ins w:id="602" w:author="Edward Dick" w:date="2018-02-21T16:39:00Z">
        <w:r>
          <w:t xml:space="preserve">Models that can incorporate catch uncertainty are not new (c.f. Doubleday 1976), but estimates of uncertainty in commercial landings are rarely made available, at least on the U.S. West Coast. Previous research has focused on discarded and </w:t>
        </w:r>
      </w:ins>
      <w:ins w:id="603" w:author="Edward Dick" w:date="2018-02-21T16:44:00Z">
        <w:r>
          <w:t>biased (under- or over-reported)</w:t>
        </w:r>
      </w:ins>
      <w:ins w:id="604" w:author="Edward Dick" w:date="2018-02-21T16:39:00Z">
        <w:r>
          <w:t xml:space="preserve"> catch. </w:t>
        </w:r>
        <w:proofErr w:type="spellStart"/>
        <w:r>
          <w:t>Bousquet</w:t>
        </w:r>
        <w:proofErr w:type="spellEnd"/>
        <w:r>
          <w:t xml:space="preserve"> et al. (2010) developed a model-based framework </w:t>
        </w:r>
      </w:ins>
      <w:ins w:id="605" w:author="Edward Dick" w:date="2018-02-21T16:44:00Z">
        <w:r>
          <w:t xml:space="preserve">for estimation of catch and associated uncertainty when underreporting is an issue. Their results included a reduction in precision of management quantities </w:t>
        </w:r>
      </w:ins>
    </w:p>
    <w:sectPr w:rsidR="0039014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Edward Dick" w:date="2018-02-24T07:12:00Z" w:initials="EJD">
    <w:p w:rsidR="00416394" w:rsidRDefault="00416394">
      <w:pPr>
        <w:pStyle w:val="CommentText"/>
      </w:pPr>
      <w:r>
        <w:rPr>
          <w:rStyle w:val="CommentReference"/>
        </w:rPr>
        <w:annotationRef/>
      </w:r>
      <w:r>
        <w:t>Per Don’s comment in his email</w:t>
      </w:r>
    </w:p>
  </w:comment>
  <w:comment w:id="230" w:author="Edward Dick" w:date="2018-02-24T07:12:00Z" w:initials="EJD">
    <w:p w:rsidR="00416394" w:rsidRDefault="00416394">
      <w:pPr>
        <w:pStyle w:val="CommentText"/>
      </w:pPr>
      <w:r>
        <w:rPr>
          <w:rStyle w:val="CommentReference"/>
        </w:rPr>
        <w:annotationRef/>
      </w:r>
      <w:r>
        <w:t>Shelton et al. (2012)?</w:t>
      </w:r>
    </w:p>
  </w:comment>
  <w:comment w:id="231" w:author="Edward Dick" w:date="2018-02-24T07:12:00Z" w:initials="EJD">
    <w:p w:rsidR="00416394" w:rsidRDefault="00416394">
      <w:pPr>
        <w:pStyle w:val="CommentText"/>
      </w:pPr>
      <w:r>
        <w:rPr>
          <w:rStyle w:val="CommentReference"/>
        </w:rPr>
        <w:annotationRef/>
      </w:r>
      <w:r>
        <w:t>Not sure what this is supposed to be… CALCOM?</w:t>
      </w:r>
    </w:p>
  </w:comment>
  <w:comment w:id="244" w:author="Edward Dick" w:date="2018-02-24T07:12:00Z" w:initials="EJD">
    <w:p w:rsidR="00416394" w:rsidRDefault="00416394">
      <w:pPr>
        <w:pStyle w:val="CommentText"/>
      </w:pPr>
      <w:r>
        <w:rPr>
          <w:rStyle w:val="CommentReference"/>
        </w:rPr>
        <w:annotationRef/>
      </w:r>
      <w:r>
        <w:t>Per Don’s email</w:t>
      </w:r>
      <w:r w:rsidR="00B83449">
        <w:t xml:space="preserve">; I can work on </w:t>
      </w:r>
      <w:r w:rsidR="0010685A">
        <w:t>the map</w:t>
      </w:r>
      <w:r w:rsidR="00B83449">
        <w:t>. – E.J.</w:t>
      </w:r>
    </w:p>
  </w:comment>
  <w:comment w:id="280" w:author="Edward Dick" w:date="2018-02-24T07:12:00Z" w:initials="EJD">
    <w:p w:rsidR="006C7AAD" w:rsidRDefault="006C7AAD">
      <w:pPr>
        <w:pStyle w:val="CommentText"/>
      </w:pPr>
      <w:r>
        <w:rPr>
          <w:rStyle w:val="CommentReference"/>
        </w:rPr>
        <w:annotationRef/>
      </w:r>
      <w:r w:rsidR="00FA2B91">
        <w:t xml:space="preserve">This sentence is a bit confusing. </w:t>
      </w:r>
      <w:r>
        <w:t>Do you mean nominal?</w:t>
      </w:r>
      <w:r w:rsidR="00B558A9">
        <w:t xml:space="preserve"> If not, please clarify how ‘expanded landings’ and ‘overall expanded landings’</w:t>
      </w:r>
      <w:r w:rsidR="00FA2B91">
        <w:t xml:space="preserve"> are different, and maybe use another set of terms.</w:t>
      </w:r>
    </w:p>
  </w:comment>
  <w:comment w:id="300" w:author="Edward Dick" w:date="2018-02-24T07:12:00Z" w:initials="EJD">
    <w:p w:rsidR="00005CAA" w:rsidRDefault="00005CAA">
      <w:pPr>
        <w:pStyle w:val="CommentText"/>
      </w:pPr>
      <w:r>
        <w:rPr>
          <w:rStyle w:val="CommentReference"/>
        </w:rPr>
        <w:annotationRef/>
      </w:r>
      <w:r>
        <w:t>Not clear on this… Did you apply this approach to other subsets, but you’re only reporting one?</w:t>
      </w:r>
    </w:p>
  </w:comment>
  <w:comment w:id="308" w:author="Edward Dick" w:date="2018-02-24T07:12:00Z" w:initials="EJD">
    <w:p w:rsidR="00005CAA" w:rsidRDefault="00005CAA">
      <w:pPr>
        <w:pStyle w:val="CommentText"/>
      </w:pPr>
      <w:r>
        <w:rPr>
          <w:rStyle w:val="CommentReference"/>
        </w:rPr>
        <w:annotationRef/>
      </w:r>
      <w:r>
        <w:t>Move to results</w:t>
      </w:r>
    </w:p>
  </w:comment>
  <w:comment w:id="312" w:author="Edward Dick" w:date="2018-02-24T07:12:00Z" w:initials="EJD">
    <w:p w:rsidR="00DC5210" w:rsidRDefault="00DC5210">
      <w:pPr>
        <w:pStyle w:val="CommentText"/>
      </w:pPr>
      <w:r>
        <w:rPr>
          <w:rStyle w:val="CommentReference"/>
        </w:rPr>
        <w:annotationRef/>
      </w:r>
      <w:r>
        <w:t>Could we just call this section “Beta-Binomial Model?” Also, should this be a subsection of the “Data Generating Model” section?</w:t>
      </w:r>
    </w:p>
  </w:comment>
  <w:comment w:id="313" w:author="Edward Dick" w:date="2018-02-24T07:12:00Z" w:initials="EJD">
    <w:p w:rsidR="00DC5210" w:rsidRDefault="00DC5210">
      <w:pPr>
        <w:pStyle w:val="CommentText"/>
      </w:pPr>
      <w:r>
        <w:rPr>
          <w:rStyle w:val="CommentReference"/>
        </w:rPr>
        <w:annotationRef/>
      </w:r>
      <w:proofErr w:type="gramStart"/>
      <w:r>
        <w:t>results</w:t>
      </w:r>
      <w:proofErr w:type="gramEnd"/>
    </w:p>
  </w:comment>
  <w:comment w:id="317" w:author="Edward Dick" w:date="2018-02-24T07:12:00Z" w:initials="EJD">
    <w:p w:rsidR="00DC5210" w:rsidRDefault="00DC5210">
      <w:pPr>
        <w:pStyle w:val="CommentText"/>
      </w:pPr>
      <w:r>
        <w:rPr>
          <w:rStyle w:val="CommentReference"/>
        </w:rPr>
        <w:annotationRef/>
      </w:r>
      <w:r>
        <w:t>Why does eta have indices in the second term, but not the third and fourth?</w:t>
      </w:r>
    </w:p>
  </w:comment>
  <w:comment w:id="320" w:author="Edward Dick" w:date="2018-02-24T07:12:00Z" w:initials="EJD">
    <w:p w:rsidR="00DC5210" w:rsidRDefault="00DC5210">
      <w:pPr>
        <w:pStyle w:val="CommentText"/>
      </w:pPr>
      <w:r>
        <w:rPr>
          <w:rStyle w:val="CommentReference"/>
        </w:rPr>
        <w:annotationRef/>
      </w:r>
      <w:r>
        <w:t>Have you looked at how the posterior for rho varies across market categories?</w:t>
      </w:r>
      <w:r w:rsidR="00A0602B">
        <w:t xml:space="preserve"> Is it ever close to zero (i.e. binomial)?</w:t>
      </w:r>
    </w:p>
  </w:comment>
  <w:comment w:id="327" w:author="Edward Dick" w:date="2018-02-24T07:12:00Z" w:initials="EJD">
    <w:p w:rsidR="005E7BD3" w:rsidRDefault="005E7BD3">
      <w:pPr>
        <w:pStyle w:val="CommentText"/>
      </w:pPr>
      <w:r>
        <w:rPr>
          <w:rStyle w:val="CommentReference"/>
        </w:rPr>
        <w:annotationRef/>
      </w:r>
      <w:proofErr w:type="spellStart"/>
      <w:proofErr w:type="gramStart"/>
      <w:r>
        <w:t>overparameterized</w:t>
      </w:r>
      <w:proofErr w:type="spellEnd"/>
      <w:proofErr w:type="gramEnd"/>
      <w:r>
        <w:t xml:space="preserve"> models?</w:t>
      </w:r>
    </w:p>
  </w:comment>
  <w:comment w:id="337" w:author="Edward Dick" w:date="2018-02-24T07:12:00Z" w:initials="EJD">
    <w:p w:rsidR="00684711" w:rsidRDefault="00684711">
      <w:pPr>
        <w:pStyle w:val="CommentText"/>
      </w:pPr>
      <w:r>
        <w:rPr>
          <w:rStyle w:val="CommentReference"/>
        </w:rPr>
        <w:annotationRef/>
      </w:r>
      <w:r>
        <w:t xml:space="preserve">Is this a good place to note that we don’t consider a model with independent </w:t>
      </w:r>
      <w:proofErr w:type="gramStart"/>
      <w:r>
        <w:t>N(</w:t>
      </w:r>
      <w:proofErr w:type="gramEnd"/>
      <w:r>
        <w:t>0,32^2) priors on the interaction term, for the reasons you gave earlier (i.e. predictively useless when samples are missing)?</w:t>
      </w:r>
    </w:p>
  </w:comment>
  <w:comment w:id="391" w:author="Edward Dick" w:date="2018-02-24T07:12:00Z" w:initials="EJD">
    <w:p w:rsidR="00FF28FC" w:rsidRDefault="00FF28FC">
      <w:pPr>
        <w:pStyle w:val="CommentText"/>
      </w:pPr>
      <w:r>
        <w:rPr>
          <w:rStyle w:val="CommentReference"/>
        </w:rPr>
        <w:annotationRef/>
      </w:r>
      <w:r>
        <w:t>Move to results</w:t>
      </w:r>
    </w:p>
  </w:comment>
  <w:comment w:id="404" w:author="Edward Dick" w:date="2018-02-24T07:12:00Z" w:initials="EJD">
    <w:p w:rsidR="00413F6C" w:rsidRDefault="00413F6C">
      <w:pPr>
        <w:pStyle w:val="CommentText"/>
      </w:pPr>
      <w:r>
        <w:rPr>
          <w:rStyle w:val="CommentReference"/>
        </w:rPr>
        <w:annotationRef/>
      </w:r>
      <w:proofErr w:type="gramStart"/>
      <w:r>
        <w:t>plural</w:t>
      </w:r>
      <w:proofErr w:type="gramEnd"/>
    </w:p>
  </w:comment>
  <w:comment w:id="408" w:author="Edward Dick" w:date="2018-02-24T07:12:00Z" w:initials="EJD">
    <w:p w:rsidR="00605E14" w:rsidRDefault="00605E14">
      <w:pPr>
        <w:pStyle w:val="CommentText"/>
      </w:pPr>
      <w:r>
        <w:rPr>
          <w:rStyle w:val="CommentReference"/>
        </w:rPr>
        <w:annotationRef/>
      </w:r>
      <w:r>
        <w:t>Do you mean the spatial structure among ports? We treat years and quarters as categorical… isn’t that the same?</w:t>
      </w:r>
    </w:p>
  </w:comment>
  <w:comment w:id="412" w:author="Edward Dick" w:date="2018-02-24T07:12:00Z" w:initials="EJD">
    <w:p w:rsidR="008A0481" w:rsidRDefault="008A0481">
      <w:pPr>
        <w:pStyle w:val="CommentText"/>
      </w:pPr>
      <w:r>
        <w:rPr>
          <w:rStyle w:val="CommentReference"/>
        </w:rPr>
        <w:annotationRef/>
      </w:r>
      <w:r>
        <w:t xml:space="preserve">Remember that differences are </w:t>
      </w:r>
      <w:r w:rsidR="0046732B">
        <w:t xml:space="preserve">also </w:t>
      </w:r>
      <w:r>
        <w:t>due to sorting practices (and regulations), not only biology</w:t>
      </w:r>
    </w:p>
  </w:comment>
  <w:comment w:id="419" w:author="Edward Dick" w:date="2018-02-24T07:12:00Z" w:initials="EJD">
    <w:p w:rsidR="00994989" w:rsidRDefault="00994989">
      <w:pPr>
        <w:pStyle w:val="CommentText"/>
      </w:pPr>
      <w:r>
        <w:rPr>
          <w:rStyle w:val="CommentReference"/>
        </w:rPr>
        <w:annotationRef/>
      </w:r>
      <w:r>
        <w:t>This information should be in the figure caption(s). The text should interpret the figures.</w:t>
      </w:r>
    </w:p>
  </w:comment>
  <w:comment w:id="439" w:author="Edward Dick" w:date="2018-02-24T07:12:00Z" w:initials="EJD">
    <w:p w:rsidR="00E11109" w:rsidRDefault="00E11109">
      <w:pPr>
        <w:pStyle w:val="CommentText"/>
      </w:pPr>
      <w:r>
        <w:rPr>
          <w:rStyle w:val="CommentReference"/>
        </w:rPr>
        <w:annotationRef/>
      </w:r>
      <w:r>
        <w:t>I think we should keep these as separate figures, particularly for the review. Otherwise, they’ll be hard to read.</w:t>
      </w:r>
    </w:p>
  </w:comment>
  <w:comment w:id="446" w:author="Edward Dick" w:date="2018-02-24T07:12:00Z" w:initials="EJD">
    <w:p w:rsidR="00994989" w:rsidRDefault="00994989">
      <w:pPr>
        <w:pStyle w:val="CommentText"/>
      </w:pPr>
      <w:r>
        <w:rPr>
          <w:rStyle w:val="CommentReference"/>
        </w:rPr>
        <w:annotationRef/>
      </w:r>
      <w:r>
        <w:t>This would be good to report for the two modeled periods.</w:t>
      </w:r>
    </w:p>
  </w:comment>
  <w:comment w:id="461" w:author="Edward Dick" w:date="2018-02-24T07:12:00Z" w:initials="EJD">
    <w:p w:rsidR="003C1555" w:rsidRDefault="003C1555">
      <w:pPr>
        <w:pStyle w:val="CommentText"/>
      </w:pPr>
      <w:r>
        <w:rPr>
          <w:rStyle w:val="CommentReference"/>
        </w:rPr>
        <w:annotationRef/>
      </w:r>
      <w:r>
        <w:t>Can we get this number?</w:t>
      </w:r>
    </w:p>
  </w:comment>
  <w:comment w:id="463" w:author="Edward Dick" w:date="2018-02-24T07:15:00Z" w:initials="EJD">
    <w:p w:rsidR="003C1555" w:rsidRDefault="003C1555">
      <w:pPr>
        <w:pStyle w:val="CommentText"/>
      </w:pPr>
      <w:r>
        <w:rPr>
          <w:rStyle w:val="CommentReference"/>
        </w:rPr>
        <w:annotationRef/>
      </w:r>
      <w:r w:rsidR="007313F6">
        <w:t xml:space="preserve">The legend doesn’t have the gray color that appears in MC 267 (1978-1982). Is this the same species that is hatched in MC 269? </w:t>
      </w:r>
    </w:p>
  </w:comment>
  <w:comment w:id="474" w:author="Edward Dick" w:date="2018-02-24T07:12:00Z" w:initials="EJD">
    <w:p w:rsidR="00320309" w:rsidRDefault="00320309">
      <w:pPr>
        <w:pStyle w:val="CommentText"/>
      </w:pPr>
      <w:r>
        <w:rPr>
          <w:rStyle w:val="CommentReference"/>
        </w:rPr>
        <w:annotationRef/>
      </w:r>
      <w:r>
        <w:t>Could we report these as differences from the lowest score? DIC and WAIC values would be zero for the BB model.</w:t>
      </w:r>
    </w:p>
  </w:comment>
  <w:comment w:id="475" w:author="Edward Dick" w:date="2018-02-24T07:22:00Z" w:initials="EJD">
    <w:p w:rsidR="0002202D" w:rsidRDefault="0002202D">
      <w:pPr>
        <w:pStyle w:val="CommentText"/>
      </w:pPr>
      <w:r>
        <w:rPr>
          <w:rStyle w:val="CommentReference"/>
        </w:rPr>
        <w:annotationRef/>
      </w:r>
      <w:r>
        <w:t xml:space="preserve">I’m assuming </w:t>
      </w:r>
      <w:r w:rsidR="003C3AED">
        <w:t xml:space="preserve">figure </w:t>
      </w:r>
      <w:proofErr w:type="gramStart"/>
      <w:r w:rsidR="003C3AED">
        <w:t xml:space="preserve">‘likelihood’ </w:t>
      </w:r>
      <w:r>
        <w:t xml:space="preserve"> is</w:t>
      </w:r>
      <w:proofErr w:type="gramEnd"/>
      <w:r>
        <w:t xml:space="preserve"> figure</w:t>
      </w:r>
      <w:r w:rsidR="00D95E4B">
        <w:t xml:space="preserve"> 2</w:t>
      </w:r>
      <w:r>
        <w:t xml:space="preserve"> on page 18 of the pdf, with caption “Interval Plot”</w:t>
      </w:r>
    </w:p>
  </w:comment>
  <w:comment w:id="476" w:author="Edward Dick" w:date="2018-02-24T07:21:00Z" w:initials="EJD">
    <w:p w:rsidR="0002202D" w:rsidRDefault="0002202D">
      <w:pPr>
        <w:pStyle w:val="CommentText"/>
      </w:pPr>
      <w:r>
        <w:rPr>
          <w:rStyle w:val="CommentReference"/>
        </w:rPr>
        <w:annotationRef/>
      </w:r>
      <w:r>
        <w:t>Put this information in the figure caption</w:t>
      </w:r>
    </w:p>
  </w:comment>
  <w:comment w:id="501" w:author="Edward Dick" w:date="2018-02-24T07:52:00Z" w:initials="EJD">
    <w:p w:rsidR="00FA7AA8" w:rsidRDefault="00FA7AA8">
      <w:pPr>
        <w:pStyle w:val="CommentText"/>
      </w:pPr>
      <w:r>
        <w:rPr>
          <w:rStyle w:val="CommentReference"/>
        </w:rPr>
        <w:annotationRef/>
      </w:r>
      <w:r>
        <w:t>Can you add the observed proportions to this plot as well?</w:t>
      </w:r>
      <w:r w:rsidR="00D14B4A">
        <w:t xml:space="preserve"> I would even show this plot first, since the HDI plot may confuse people if they don’t have this context to help understand the split intervals.</w:t>
      </w:r>
    </w:p>
  </w:comment>
  <w:comment w:id="503" w:author="Edward Dick" w:date="2018-02-24T07:12:00Z" w:initials="EJD">
    <w:p w:rsidR="00C577CC" w:rsidRDefault="00C577CC">
      <w:pPr>
        <w:pStyle w:val="CommentText"/>
      </w:pPr>
      <w:r>
        <w:rPr>
          <w:rStyle w:val="CommentReference"/>
        </w:rPr>
        <w:annotationRef/>
      </w:r>
      <w:r>
        <w:t>Same comment as before; show as differences from the best model (M4</w:t>
      </w:r>
      <w:r w:rsidR="00684711">
        <w:t>=0</w:t>
      </w:r>
      <w:r>
        <w:t>). Also, which time period is this for? Shouldn’t there be a table for each time period (two total)?</w:t>
      </w:r>
      <w:r w:rsidR="00684711">
        <w:t xml:space="preserve"> Maybe it averages across both periods, but it would be good to clarify.</w:t>
      </w:r>
    </w:p>
  </w:comment>
  <w:comment w:id="504" w:author="Edward Dick" w:date="2018-02-24T07:56:00Z" w:initials="EJD">
    <w:p w:rsidR="007C2D71" w:rsidRDefault="007C2D71">
      <w:pPr>
        <w:pStyle w:val="CommentText"/>
      </w:pPr>
      <w:r>
        <w:rPr>
          <w:rStyle w:val="CommentReference"/>
        </w:rPr>
        <w:annotationRef/>
      </w:r>
      <w:r>
        <w:t>Is this based on the entire data set, or a particular subset?</w:t>
      </w:r>
    </w:p>
  </w:comment>
  <w:comment w:id="505" w:author="Edward Dick" w:date="2018-02-24T08:03:00Z" w:initials="EJD">
    <w:p w:rsidR="007C2D71" w:rsidRDefault="007C2D71">
      <w:pPr>
        <w:pStyle w:val="CommentText"/>
      </w:pPr>
      <w:r>
        <w:rPr>
          <w:rStyle w:val="CommentReference"/>
        </w:rPr>
        <w:annotationRef/>
      </w:r>
      <w:r w:rsidR="00006F82">
        <w:t>Prior predictive stuff</w:t>
      </w:r>
      <w:r>
        <w:t xml:space="preserve"> </w:t>
      </w:r>
      <w:r w:rsidR="0044684F">
        <w:t>should</w:t>
      </w:r>
      <w:r>
        <w:t xml:space="preserve"> go in the supplementa</w:t>
      </w:r>
      <w:r w:rsidR="0044684F">
        <w:t>l materials.</w:t>
      </w:r>
    </w:p>
  </w:comment>
  <w:comment w:id="506" w:author="Edward Dick" w:date="2018-02-24T08:00:00Z" w:initials="EJD">
    <w:p w:rsidR="0044684F" w:rsidRDefault="0044684F">
      <w:pPr>
        <w:pStyle w:val="CommentText"/>
      </w:pPr>
      <w:r>
        <w:rPr>
          <w:rStyle w:val="CommentReference"/>
        </w:rPr>
        <w:annotationRef/>
      </w:r>
      <w:r>
        <w:t>Also move to supplemental.</w:t>
      </w:r>
    </w:p>
  </w:comment>
  <w:comment w:id="508" w:author="Edward Dick" w:date="2018-02-24T08:06:00Z" w:initials="EJD">
    <w:p w:rsidR="00F5296A" w:rsidRDefault="00F5296A">
      <w:pPr>
        <w:pStyle w:val="CommentText"/>
      </w:pPr>
      <w:r>
        <w:rPr>
          <w:rStyle w:val="CommentReference"/>
        </w:rPr>
        <w:annotationRef/>
      </w:r>
      <w:r>
        <w:t>It would be good to clearly separate the results based on the subset (“toy”) data set from the results based on the full da</w:t>
      </w:r>
      <w:r w:rsidR="000A420A">
        <w:t>ta set. All analyses based on the subset should be presented as preliminary data exploration, and precede the final results for the two time periods.</w:t>
      </w:r>
    </w:p>
  </w:comment>
  <w:comment w:id="509" w:author="Edward Dick" w:date="2018-02-24T08:07:00Z" w:initials="EJD">
    <w:p w:rsidR="00C96B6E" w:rsidRDefault="00C96B6E">
      <w:pPr>
        <w:pStyle w:val="CommentText"/>
      </w:pPr>
      <w:r>
        <w:rPr>
          <w:rStyle w:val="CommentReference"/>
        </w:rPr>
        <w:annotationRef/>
      </w:r>
      <w:r>
        <w:t>Also show result for 1983-2000</w:t>
      </w:r>
    </w:p>
  </w:comment>
  <w:comment w:id="551" w:author="Edward Dick" w:date="2018-02-24T08:32:00Z" w:initials="EJD">
    <w:p w:rsidR="00F032DB" w:rsidRDefault="00F032DB">
      <w:pPr>
        <w:pStyle w:val="CommentText"/>
      </w:pPr>
      <w:r>
        <w:rPr>
          <w:rStyle w:val="CommentReference"/>
        </w:rPr>
        <w:annotationRef/>
      </w:r>
      <w:r>
        <w:t xml:space="preserve">Are the figures in the Appendix all for period 1978-1982? If so, we’ll need to add the figs for 1983-2000. Also, need to include text </w:t>
      </w:r>
      <w:r w:rsidR="005751C8">
        <w:t>summarizing results shown in</w:t>
      </w:r>
      <w:r>
        <w:t xml:space="preserve"> figures.</w:t>
      </w:r>
    </w:p>
  </w:comment>
  <w:comment w:id="552" w:author="Edward Dick" w:date="2018-02-24T08:33:00Z" w:initials="EJD">
    <w:p w:rsidR="00D62127" w:rsidRDefault="00D62127">
      <w:pPr>
        <w:pStyle w:val="CommentText"/>
      </w:pPr>
      <w:r>
        <w:rPr>
          <w:rStyle w:val="CommentReference"/>
        </w:rPr>
        <w:annotationRef/>
      </w:r>
      <w:r>
        <w:t>Not sure what you’re asking here</w:t>
      </w:r>
    </w:p>
  </w:comment>
  <w:comment w:id="567" w:author="Edward Dick" w:date="2018-02-24T08:41:00Z" w:initials="EJD">
    <w:p w:rsidR="001C7E4C" w:rsidRDefault="001C7E4C">
      <w:pPr>
        <w:pStyle w:val="CommentText"/>
      </w:pPr>
      <w:r>
        <w:rPr>
          <w:rStyle w:val="CommentReference"/>
        </w:rPr>
        <w:annotationRef/>
      </w:r>
      <w:r>
        <w:t>I think these two tables are great. Should we highlight cases where the percentages deviate by &gt;5%?</w:t>
      </w:r>
    </w:p>
  </w:comment>
  <w:comment w:id="574" w:author="Edward Dick" w:date="2018-02-24T08:50:00Z" w:initials="EJD">
    <w:p w:rsidR="00A23F92" w:rsidRDefault="00A23F92">
      <w:pPr>
        <w:pStyle w:val="CommentText"/>
      </w:pPr>
      <w:r>
        <w:rPr>
          <w:rStyle w:val="CommentReference"/>
        </w:rPr>
        <w:annotationRef/>
      </w:r>
      <w:r>
        <w:t>I think these are pretty impressive results for both time periods! It would be good to prepare some explanations for MC 259 in 83-90, as well as MC 269 in 78-82. However, the overall performance is pretty darn good!</w:t>
      </w:r>
    </w:p>
    <w:p w:rsidR="00922FF6" w:rsidRDefault="00922FF6">
      <w:pPr>
        <w:pStyle w:val="CommentText"/>
      </w:pPr>
    </w:p>
    <w:p w:rsidR="00922FF6" w:rsidRDefault="00922FF6">
      <w:pPr>
        <w:pStyle w:val="CommentText"/>
      </w:pPr>
      <w:r>
        <w:t>I see now that you gave some possible explanations for 259 in the Nuisance Parameter section, below.</w:t>
      </w:r>
      <w:bookmarkStart w:id="575" w:name="_GoBack"/>
      <w:bookmarkEnd w:id="575"/>
    </w:p>
  </w:comment>
  <w:comment w:id="583" w:author="Edward Dick" w:date="2018-02-24T08:45:00Z" w:initials="EJD">
    <w:p w:rsidR="001C7E4C" w:rsidRDefault="001C7E4C">
      <w:pPr>
        <w:pStyle w:val="CommentText"/>
      </w:pPr>
      <w:r>
        <w:rPr>
          <w:rStyle w:val="CommentReference"/>
        </w:rPr>
        <w:annotationRef/>
      </w:r>
      <w:r>
        <w:t>Good point for the discussion, and relates back to the HDI plot with the split intervals… helps reassure people that we’re not over-estimating the dispersion by using the BB model.</w:t>
      </w:r>
    </w:p>
    <w:p w:rsidR="0069410E" w:rsidRDefault="0069410E">
      <w:pPr>
        <w:pStyle w:val="CommentText"/>
      </w:pPr>
    </w:p>
    <w:p w:rsidR="0069410E" w:rsidRDefault="0069410E">
      <w:pPr>
        <w:pStyle w:val="CommentText"/>
      </w:pPr>
      <w:r>
        <w:t>I just realized that this is the first time you mention INLA. We need to include some information about the software used to implement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C86" w:rsidRDefault="00246C86">
      <w:pPr>
        <w:spacing w:after="0"/>
      </w:pPr>
      <w:r>
        <w:separator/>
      </w:r>
    </w:p>
  </w:endnote>
  <w:endnote w:type="continuationSeparator" w:id="0">
    <w:p w:rsidR="00246C86" w:rsidRDefault="00246C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C86" w:rsidRDefault="00246C86">
      <w:r>
        <w:separator/>
      </w:r>
    </w:p>
  </w:footnote>
  <w:footnote w:type="continuationSeparator" w:id="0">
    <w:p w:rsidR="00246C86" w:rsidRDefault="00246C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6AB21"/>
    <w:multiLevelType w:val="multilevel"/>
    <w:tmpl w:val="DBF4AD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04E3126"/>
    <w:multiLevelType w:val="multilevel"/>
    <w:tmpl w:val="3AE24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7EC4B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035F"/>
    <w:rsid w:val="00005CAA"/>
    <w:rsid w:val="00006F82"/>
    <w:rsid w:val="00011C8B"/>
    <w:rsid w:val="0002202D"/>
    <w:rsid w:val="000646EF"/>
    <w:rsid w:val="00087EED"/>
    <w:rsid w:val="000A420A"/>
    <w:rsid w:val="000E0045"/>
    <w:rsid w:val="000F54D8"/>
    <w:rsid w:val="0010685A"/>
    <w:rsid w:val="001135BE"/>
    <w:rsid w:val="001526A5"/>
    <w:rsid w:val="00185B2B"/>
    <w:rsid w:val="001B3700"/>
    <w:rsid w:val="001C6C70"/>
    <w:rsid w:val="001C7E4C"/>
    <w:rsid w:val="001D26A1"/>
    <w:rsid w:val="001E2FBF"/>
    <w:rsid w:val="001F2567"/>
    <w:rsid w:val="00211D5E"/>
    <w:rsid w:val="00234B8E"/>
    <w:rsid w:val="00246C86"/>
    <w:rsid w:val="00260D64"/>
    <w:rsid w:val="002E538A"/>
    <w:rsid w:val="002E7096"/>
    <w:rsid w:val="00315FFC"/>
    <w:rsid w:val="00320309"/>
    <w:rsid w:val="00333511"/>
    <w:rsid w:val="003335A6"/>
    <w:rsid w:val="00341B18"/>
    <w:rsid w:val="003517EC"/>
    <w:rsid w:val="00374E45"/>
    <w:rsid w:val="003833BC"/>
    <w:rsid w:val="00387D19"/>
    <w:rsid w:val="0039014F"/>
    <w:rsid w:val="003B7962"/>
    <w:rsid w:val="003C1555"/>
    <w:rsid w:val="003C3AED"/>
    <w:rsid w:val="003E3846"/>
    <w:rsid w:val="00413F6C"/>
    <w:rsid w:val="00416394"/>
    <w:rsid w:val="0044684F"/>
    <w:rsid w:val="0046732B"/>
    <w:rsid w:val="004743E5"/>
    <w:rsid w:val="00487FA0"/>
    <w:rsid w:val="0049718A"/>
    <w:rsid w:val="004A27C5"/>
    <w:rsid w:val="004E29B3"/>
    <w:rsid w:val="005027EE"/>
    <w:rsid w:val="00525409"/>
    <w:rsid w:val="0053394A"/>
    <w:rsid w:val="005751C8"/>
    <w:rsid w:val="00590D07"/>
    <w:rsid w:val="00591787"/>
    <w:rsid w:val="005C5783"/>
    <w:rsid w:val="005D22B5"/>
    <w:rsid w:val="005E7BD3"/>
    <w:rsid w:val="00605E14"/>
    <w:rsid w:val="00634A55"/>
    <w:rsid w:val="00647EC9"/>
    <w:rsid w:val="00684711"/>
    <w:rsid w:val="0069410E"/>
    <w:rsid w:val="006C7AAD"/>
    <w:rsid w:val="006F0140"/>
    <w:rsid w:val="006F443E"/>
    <w:rsid w:val="007313F6"/>
    <w:rsid w:val="007343B8"/>
    <w:rsid w:val="0074087A"/>
    <w:rsid w:val="00752132"/>
    <w:rsid w:val="00784D58"/>
    <w:rsid w:val="00793BF9"/>
    <w:rsid w:val="007A15D1"/>
    <w:rsid w:val="007C2D71"/>
    <w:rsid w:val="007D5BB5"/>
    <w:rsid w:val="00803A0B"/>
    <w:rsid w:val="00817D87"/>
    <w:rsid w:val="00864AE6"/>
    <w:rsid w:val="00891D35"/>
    <w:rsid w:val="008A0481"/>
    <w:rsid w:val="008D1B37"/>
    <w:rsid w:val="008D6863"/>
    <w:rsid w:val="008F3CE8"/>
    <w:rsid w:val="009204CF"/>
    <w:rsid w:val="00922FF6"/>
    <w:rsid w:val="009307E8"/>
    <w:rsid w:val="0094514C"/>
    <w:rsid w:val="009672D8"/>
    <w:rsid w:val="0099351C"/>
    <w:rsid w:val="00994989"/>
    <w:rsid w:val="009B56CC"/>
    <w:rsid w:val="009E30F5"/>
    <w:rsid w:val="00A00EAE"/>
    <w:rsid w:val="00A0602B"/>
    <w:rsid w:val="00A157D7"/>
    <w:rsid w:val="00A15F08"/>
    <w:rsid w:val="00A23F92"/>
    <w:rsid w:val="00AB1741"/>
    <w:rsid w:val="00B558A9"/>
    <w:rsid w:val="00B83449"/>
    <w:rsid w:val="00B8606F"/>
    <w:rsid w:val="00B86B75"/>
    <w:rsid w:val="00BB19C7"/>
    <w:rsid w:val="00BC48D5"/>
    <w:rsid w:val="00BD1A83"/>
    <w:rsid w:val="00C36279"/>
    <w:rsid w:val="00C577CC"/>
    <w:rsid w:val="00C96B6E"/>
    <w:rsid w:val="00CC7A2A"/>
    <w:rsid w:val="00CC7FF3"/>
    <w:rsid w:val="00D14B4A"/>
    <w:rsid w:val="00D62127"/>
    <w:rsid w:val="00D95E4B"/>
    <w:rsid w:val="00DC5210"/>
    <w:rsid w:val="00E11109"/>
    <w:rsid w:val="00E315A3"/>
    <w:rsid w:val="00E53C87"/>
    <w:rsid w:val="00EA2613"/>
    <w:rsid w:val="00ED48BB"/>
    <w:rsid w:val="00EE1EC9"/>
    <w:rsid w:val="00EF1BF0"/>
    <w:rsid w:val="00F032DB"/>
    <w:rsid w:val="00F5296A"/>
    <w:rsid w:val="00F63672"/>
    <w:rsid w:val="00F8795A"/>
    <w:rsid w:val="00F87FA0"/>
    <w:rsid w:val="00FA2B91"/>
    <w:rsid w:val="00FA7AA8"/>
    <w:rsid w:val="00FA7D77"/>
    <w:rsid w:val="00FE01B8"/>
    <w:rsid w:val="00FF1611"/>
    <w:rsid w:val="00FF28F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793BF9"/>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3BF9"/>
    <w:rPr>
      <w:rFonts w:ascii="Tahoma" w:hAnsi="Tahoma" w:cs="Tahoma"/>
      <w:sz w:val="16"/>
      <w:szCs w:val="16"/>
    </w:rPr>
  </w:style>
  <w:style w:type="character" w:styleId="CommentReference">
    <w:name w:val="annotation reference"/>
    <w:basedOn w:val="DefaultParagraphFont"/>
    <w:semiHidden/>
    <w:unhideWhenUsed/>
    <w:rsid w:val="00793BF9"/>
    <w:rPr>
      <w:sz w:val="16"/>
      <w:szCs w:val="16"/>
    </w:rPr>
  </w:style>
  <w:style w:type="paragraph" w:styleId="CommentText">
    <w:name w:val="annotation text"/>
    <w:basedOn w:val="Normal"/>
    <w:link w:val="CommentTextChar"/>
    <w:semiHidden/>
    <w:unhideWhenUsed/>
    <w:rsid w:val="00793BF9"/>
    <w:rPr>
      <w:sz w:val="20"/>
      <w:szCs w:val="20"/>
    </w:rPr>
  </w:style>
  <w:style w:type="character" w:customStyle="1" w:styleId="CommentTextChar">
    <w:name w:val="Comment Text Char"/>
    <w:basedOn w:val="DefaultParagraphFont"/>
    <w:link w:val="CommentText"/>
    <w:semiHidden/>
    <w:rsid w:val="00793BF9"/>
    <w:rPr>
      <w:sz w:val="20"/>
      <w:szCs w:val="20"/>
    </w:rPr>
  </w:style>
  <w:style w:type="paragraph" w:styleId="CommentSubject">
    <w:name w:val="annotation subject"/>
    <w:basedOn w:val="CommentText"/>
    <w:next w:val="CommentText"/>
    <w:link w:val="CommentSubjectChar"/>
    <w:semiHidden/>
    <w:unhideWhenUsed/>
    <w:rsid w:val="00793BF9"/>
    <w:rPr>
      <w:b/>
      <w:bCs/>
    </w:rPr>
  </w:style>
  <w:style w:type="character" w:customStyle="1" w:styleId="CommentSubjectChar">
    <w:name w:val="Comment Subject Char"/>
    <w:basedOn w:val="CommentTextChar"/>
    <w:link w:val="CommentSubject"/>
    <w:semiHidden/>
    <w:rsid w:val="00793BF9"/>
    <w:rPr>
      <w:b/>
      <w:bCs/>
      <w:sz w:val="20"/>
      <w:szCs w:val="20"/>
    </w:rPr>
  </w:style>
  <w:style w:type="character" w:styleId="PlaceholderText">
    <w:name w:val="Placeholder Text"/>
    <w:basedOn w:val="DefaultParagraphFont"/>
    <w:semiHidden/>
    <w:rsid w:val="007313F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793BF9"/>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3BF9"/>
    <w:rPr>
      <w:rFonts w:ascii="Tahoma" w:hAnsi="Tahoma" w:cs="Tahoma"/>
      <w:sz w:val="16"/>
      <w:szCs w:val="16"/>
    </w:rPr>
  </w:style>
  <w:style w:type="character" w:styleId="CommentReference">
    <w:name w:val="annotation reference"/>
    <w:basedOn w:val="DefaultParagraphFont"/>
    <w:semiHidden/>
    <w:unhideWhenUsed/>
    <w:rsid w:val="00793BF9"/>
    <w:rPr>
      <w:sz w:val="16"/>
      <w:szCs w:val="16"/>
    </w:rPr>
  </w:style>
  <w:style w:type="paragraph" w:styleId="CommentText">
    <w:name w:val="annotation text"/>
    <w:basedOn w:val="Normal"/>
    <w:link w:val="CommentTextChar"/>
    <w:semiHidden/>
    <w:unhideWhenUsed/>
    <w:rsid w:val="00793BF9"/>
    <w:rPr>
      <w:sz w:val="20"/>
      <w:szCs w:val="20"/>
    </w:rPr>
  </w:style>
  <w:style w:type="character" w:customStyle="1" w:styleId="CommentTextChar">
    <w:name w:val="Comment Text Char"/>
    <w:basedOn w:val="DefaultParagraphFont"/>
    <w:link w:val="CommentText"/>
    <w:semiHidden/>
    <w:rsid w:val="00793BF9"/>
    <w:rPr>
      <w:sz w:val="20"/>
      <w:szCs w:val="20"/>
    </w:rPr>
  </w:style>
  <w:style w:type="paragraph" w:styleId="CommentSubject">
    <w:name w:val="annotation subject"/>
    <w:basedOn w:val="CommentText"/>
    <w:next w:val="CommentText"/>
    <w:link w:val="CommentSubjectChar"/>
    <w:semiHidden/>
    <w:unhideWhenUsed/>
    <w:rsid w:val="00793BF9"/>
    <w:rPr>
      <w:b/>
      <w:bCs/>
    </w:rPr>
  </w:style>
  <w:style w:type="character" w:customStyle="1" w:styleId="CommentSubjectChar">
    <w:name w:val="Comment Subject Char"/>
    <w:basedOn w:val="CommentTextChar"/>
    <w:link w:val="CommentSubject"/>
    <w:semiHidden/>
    <w:rsid w:val="00793BF9"/>
    <w:rPr>
      <w:b/>
      <w:bCs/>
      <w:sz w:val="20"/>
      <w:szCs w:val="20"/>
    </w:rPr>
  </w:style>
  <w:style w:type="character" w:styleId="PlaceholderText">
    <w:name w:val="Placeholder Text"/>
    <w:basedOn w:val="DefaultParagraphFont"/>
    <w:semiHidden/>
    <w:rsid w:val="007313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3793">
      <w:bodyDiv w:val="1"/>
      <w:marLeft w:val="0"/>
      <w:marRight w:val="0"/>
      <w:marTop w:val="0"/>
      <w:marBottom w:val="0"/>
      <w:divBdr>
        <w:top w:val="none" w:sz="0" w:space="0" w:color="auto"/>
        <w:left w:val="none" w:sz="0" w:space="0" w:color="auto"/>
        <w:bottom w:val="none" w:sz="0" w:space="0" w:color="auto"/>
        <w:right w:val="none" w:sz="0" w:space="0" w:color="auto"/>
      </w:divBdr>
      <w:divsChild>
        <w:div w:id="29098595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df"/><Relationship Id="rId3" Type="http://schemas.microsoft.com/office/2007/relationships/stylesWithEffects" Target="stylesWithEffects.xml"/><Relationship Id="rId21" Type="http://schemas.openxmlformats.org/officeDocument/2006/relationships/image" Target="media/image13.pdf"/><Relationship Id="rId7" Type="http://schemas.openxmlformats.org/officeDocument/2006/relationships/endnotes" Target="endnotes.xml"/><Relationship Id="rId12" Type="http://schemas.openxmlformats.org/officeDocument/2006/relationships/image" Target="media/image4.pd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d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df"/><Relationship Id="rId5" Type="http://schemas.openxmlformats.org/officeDocument/2006/relationships/webSettings" Target="webSettings.xml"/><Relationship Id="rId15" Type="http://schemas.openxmlformats.org/officeDocument/2006/relationships/image" Target="media/image7.pdf"/><Relationship Id="rId23" Type="http://schemas.openxmlformats.org/officeDocument/2006/relationships/theme" Target="theme/theme1.xml"/><Relationship Id="rId10" Type="http://schemas.openxmlformats.org/officeDocument/2006/relationships/image" Target="media/image2.pdf"/><Relationship Id="rId19" Type="http://schemas.openxmlformats.org/officeDocument/2006/relationships/image" Target="media/image11.pd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2939</TotalTime>
  <Pages>27</Pages>
  <Words>7123</Words>
  <Characters>40602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Improving Catch Estimation Methods in Sparsely Sampled Mixed-Stock Fisheries.</vt:lpstr>
    </vt:vector>
  </TitlesOfParts>
  <Company>NOAA Fisheries</Company>
  <LinksUpToDate>false</LinksUpToDate>
  <CharactersWithSpaces>47630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Catch Estimation Methods in Sparsely Sampled Mixed-Stock Fisheries.</dc:title>
  <dc:creator>Nick Grunloh, Edward Dick, Don Pearson, John Field, Marc Mangel</dc:creator>
  <cp:lastModifiedBy>Edward Dick</cp:lastModifiedBy>
  <cp:revision>90</cp:revision>
  <dcterms:created xsi:type="dcterms:W3CDTF">2018-02-21T23:04:00Z</dcterms:created>
  <dcterms:modified xsi:type="dcterms:W3CDTF">2018-02-24T16:50:00Z</dcterms:modified>
</cp:coreProperties>
</file>